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D208" w14:textId="21B7F538" w:rsidR="00453472" w:rsidRDefault="00624786">
      <w:r>
        <w:rPr>
          <w:noProof/>
        </w:rPr>
        <w:drawing>
          <wp:anchor distT="0" distB="0" distL="114300" distR="114300" simplePos="0" relativeHeight="251658240" behindDoc="1" locked="0" layoutInCell="1" allowOverlap="1" wp14:anchorId="76898B62" wp14:editId="35541529">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72C6CE5E" w14:textId="4DF2F0C8" w:rsidR="00453472" w:rsidRPr="00453472" w:rsidRDefault="00B81B40" w:rsidP="0316632A">
          <w:pPr>
            <w:widowControl/>
            <w:autoSpaceDE/>
            <w:autoSpaceDN/>
            <w:spacing w:before="120" w:line="312" w:lineRule="auto"/>
            <w:jc w:val="center"/>
            <w:rPr>
              <w:rFonts w:ascii="Arial" w:hAnsi="Arial" w:cs="Times New Roman"/>
              <w:caps/>
              <w:noProof/>
              <w:color w:val="404040"/>
              <w:sz w:val="28"/>
              <w:szCs w:val="28"/>
              <w:u w:val="single"/>
              <w:lang w:eastAsia="es-PE"/>
            </w:rPr>
          </w:pPr>
          <w:r>
            <w:rPr>
              <w:rStyle w:val="TitulodeportadaCar"/>
            </w:rPr>
            <w:t>FACULTAD DE INGENIERÍA</w:t>
          </w:r>
        </w:p>
      </w:sdtContent>
    </w:sdt>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Pr>
              <w:rStyle w:val="DatosdeportadaCar"/>
            </w:rPr>
            <w:t>Carrera de</w:t>
          </w:r>
        </w:sdtContent>
      </w:sdt>
      <w:r>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rPr>
          <w:sz w:val="36"/>
          <w:szCs w:val="36"/>
        </w:rPr>
        <w:alias w:val="Título de la Investigación"/>
        <w:tag w:val="Título de la Investigación"/>
        <w:id w:val="869958975"/>
        <w:placeholder>
          <w:docPart w:val="EC83D555A722454BB49D8E514BB3A6E9"/>
        </w:placeholder>
      </w:sdtPr>
      <w:sdtContent>
        <w:p w14:paraId="2BCAB547" w14:textId="0A26C521" w:rsidR="00453472" w:rsidRPr="00453472" w:rsidRDefault="00624786" w:rsidP="0316632A">
          <w:pPr>
            <w:pStyle w:val="Ttulodelatesis"/>
            <w:rPr>
              <w:sz w:val="32"/>
              <w:szCs w:val="32"/>
            </w:rPr>
          </w:pPr>
          <w:r>
            <w:rPr>
              <w:sz w:val="32"/>
              <w:szCs w:val="32"/>
            </w:rPr>
            <w:t>“</w:t>
          </w:r>
          <w:r>
            <w:rPr>
              <w:rFonts w:eastAsia="Arial"/>
              <w:color w:val="000000" w:themeColor="text1"/>
              <w:sz w:val="32"/>
              <w:szCs w:val="32"/>
            </w:rPr>
            <w:t xml:space="preserve">IMPLEMENTACIÓN DE UN SISTEMA DE VISIÓN COMPUTACIONAL PARA LA OPTIMIZACIÓN DE LA PRODUCCIÓN DE PALTA HASS </w:t>
          </w:r>
          <w:r>
            <w:rPr>
              <w:rFonts w:eastAsia="Times New Roman"/>
              <w:color w:val="000000" w:themeColor="text1"/>
              <w:sz w:val="32"/>
              <w:szCs w:val="32"/>
            </w:rPr>
            <w:t>EN LA LOCALIDAD DE CHAO, PROVINCIA DE VIRÚ, REGIÓN LA LIBERTAD, 2026</w:t>
          </w:r>
          <w:r>
            <w:rPr>
              <w:sz w:val="32"/>
              <w:szCs w:val="32"/>
            </w:rPr>
            <w:t>”</w:t>
          </w:r>
        </w:p>
      </w:sdtContent>
    </w:sdt>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5D72609E" w14:textId="61E9EA70" w:rsidR="3AC661A4" w:rsidRPr="00A660B9" w:rsidRDefault="3AC661A4" w:rsidP="0316632A">
          <w:pPr>
            <w:widowControl/>
            <w:spacing w:before="120" w:line="240" w:lineRule="auto"/>
            <w:jc w:val="center"/>
            <w:rPr>
              <w:rStyle w:val="DatosdeportadaCar"/>
              <w:b w:val="0"/>
              <w:lang w:val="en-US"/>
            </w:rPr>
          </w:pPr>
          <w:r>
            <w:rPr>
              <w:rStyle w:val="DatosdeportadaCar"/>
              <w:b w:val="0"/>
              <w:lang w:val="en-US"/>
            </w:rPr>
            <w:t>Anderson Benites Yupanqui</w:t>
          </w:r>
        </w:p>
        <w:p w14:paraId="710DFB88" w14:textId="7C5C97F5" w:rsidR="3AC661A4" w:rsidRPr="00A660B9" w:rsidRDefault="3AC661A4" w:rsidP="0316632A">
          <w:pPr>
            <w:widowControl/>
            <w:spacing w:before="120" w:line="240" w:lineRule="auto"/>
            <w:jc w:val="center"/>
            <w:rPr>
              <w:rFonts w:cs="Times New Roman"/>
              <w:color w:val="404040" w:themeColor="text1" w:themeTint="BF"/>
              <w:sz w:val="31"/>
              <w:szCs w:val="31"/>
              <w:lang w:val="en-US"/>
            </w:rPr>
          </w:pPr>
          <w:r>
            <w:rPr>
              <w:rStyle w:val="DatosdeportadaCar"/>
              <w:b w:val="0"/>
              <w:lang w:val="en-US"/>
            </w:rPr>
            <w:t>Bruce Harbert Sanchez Prieto</w:t>
          </w:r>
        </w:p>
        <w:p w14:paraId="4E749387" w14:textId="7EC50BB3" w:rsidR="006B5FD7" w:rsidRPr="006B5FD7" w:rsidRDefault="006B5FD7" w:rsidP="0316632A">
          <w:pPr>
            <w:widowControl/>
            <w:autoSpaceDE/>
            <w:autoSpaceDN/>
            <w:spacing w:before="120" w:line="240" w:lineRule="auto"/>
            <w:jc w:val="center"/>
            <w:rPr>
              <w:rStyle w:val="DatosdeportadaCar"/>
              <w:b w:val="0"/>
            </w:rPr>
          </w:pPr>
          <w:r>
            <w:rPr>
              <w:rStyle w:val="DatosdeportadaCar"/>
              <w:b w:val="0"/>
            </w:rPr>
            <w:t xml:space="preserve">Fabrizio Fabiano Bartolo Leturia</w:t>
          </w:r>
        </w:p>
        <w:p w14:paraId="694C749D" w14:textId="1F6ECBA2" w:rsidR="006B5FD7" w:rsidRPr="006B5FD7" w:rsidRDefault="7FA3CC70" w:rsidP="0316632A">
          <w:pPr>
            <w:widowControl/>
            <w:autoSpaceDE/>
            <w:autoSpaceDN/>
            <w:spacing w:before="120" w:line="240" w:lineRule="auto"/>
            <w:jc w:val="center"/>
            <w:rPr>
              <w:rStyle w:val="DatosdeportadaCar"/>
              <w:b w:val="0"/>
            </w:rPr>
          </w:pPr>
          <w:r>
            <w:rPr>
              <w:rStyle w:val="DatosdeportadaCar"/>
              <w:b w:val="0"/>
            </w:rPr>
            <w:t xml:space="preserve"> </w:t>
          </w: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FDC02E2" w14:textId="52B56EFB" w:rsidR="003F4D7F" w:rsidRPr="006B5FD7" w:rsidRDefault="00296180" w:rsidP="006B5FD7">
              <w:pPr>
                <w:widowControl/>
                <w:autoSpaceDE/>
                <w:autoSpaceDN/>
                <w:spacing w:before="120" w:line="240" w:lineRule="auto"/>
                <w:jc w:val="center"/>
                <w:rPr>
                  <w:rFonts w:cs="Times New Roman"/>
                  <w:bCs/>
                  <w:color w:val="404040"/>
                  <w:sz w:val="31"/>
                  <w:szCs w:val="31"/>
                </w:rPr>
              </w:pPr>
              <w:r>
                <w:rPr>
                  <w:rStyle w:val="DatosdeportadaCar"/>
                  <w:b w:val="0"/>
                  <w:bCs/>
                </w:rPr>
                <w:t>Ing. Percy Junior Castro Mejía</w:t>
              </w:r>
            </w:p>
          </w:sdtContent>
        </w:sdt>
      </w:sdtContent>
    </w:sdt>
    <w:p w14:paraId="7A5F1F69" w14:textId="2F905A11" w:rsidR="004B018C" w:rsidRDefault="00624786" w:rsidP="004B018C">
      <w:pPr>
        <w:pStyle w:val="Datosdeportada"/>
      </w:pPr>
      <w:r>
        <w:t>Código ORCID</w:t>
      </w:r>
    </w:p>
    <w:p w14:paraId="7D40EA5B" w14:textId="5E3E06F5" w:rsidR="00733CC0" w:rsidRPr="005A0A87" w:rsidRDefault="005A0A87" w:rsidP="005A0A87">
      <w:pPr>
        <w:pStyle w:val="Datosdeportada"/>
        <w:rPr>
          <w:b w:val="0"/>
        </w:rPr>
      </w:pPr>
      <w:r>
        <w:rPr>
          <w:rStyle w:val="DatosdeportadaCar"/>
        </w:rPr>
        <w:t>0000-0002-5345-5098</w:t>
      </w:r>
    </w:p>
    <w:p w14:paraId="7FD2CD5C" w14:textId="475D2C70"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Pr>
              <w:rFonts w:ascii="Arial" w:hAnsi="Arial" w:cs="Arial"/>
              <w:color w:val="404040"/>
              <w:sz w:val="31"/>
              <w:szCs w:val="31"/>
              <w:lang w:val="es-PE"/>
            </w:rPr>
            <w:t>Trujillo</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Pr>
              <w:rStyle w:val="DatosdeportadaCar"/>
            </w:rPr>
            <w:t xml:space="preserve"> - Perú</w:t>
          </w:r>
        </w:sdtContent>
      </w:sdt>
    </w:p>
    <w:p w14:paraId="5FE171D5" w14:textId="69B544CE" w:rsidR="00453472" w:rsidRDefault="00624786" w:rsidP="00C05ACD">
      <w:pPr>
        <w:pStyle w:val="Datosdeportada"/>
      </w:pPr>
      <w:r>
        <w:t>2026</w:t>
        <w:br w:type="page"/>
      </w:r>
    </w:p>
    <w:p w14:paraId="6A278990" w14:textId="416C0ABA" w:rsidR="00453472" w:rsidRDefault="00624786" w:rsidP="00B5255F">
      <w:pPr>
        <w:pStyle w:val="Ttulo1"/>
      </w:pPr>
      <w:bookmarkStart w:id="0" w:name="_Toc208772338"/>
      <w:bookmarkStart w:id="1" w:name="_Hlk98508023"/>
      <w:r>
        <w:lastRenderedPageBreak/>
        <w:t xml:space="preserve">JURADO 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Pr>
                <w:rFonts w:cs="Arial"/>
                <w:bCs/>
                <w:lang w:eastAsia="es-ES"/>
              </w:rPr>
              <w:t xml:space="preserve">Jurado 1</w:t>
            </w:r>
          </w:p>
          <w:p w14:paraId="301BF5C3" w14:textId="77777777" w:rsidR="00453472" w:rsidRPr="00B62A25" w:rsidRDefault="00624786" w:rsidP="00D9307F">
            <w:pPr>
              <w:spacing w:line="240" w:lineRule="auto"/>
              <w:rPr>
                <w:rFonts w:cs="Arial"/>
                <w:bCs/>
                <w:lang w:eastAsia="es-ES"/>
              </w:rPr>
            </w:pPr>
            <w:r>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Pr>
                <w:rFonts w:cs="Arial"/>
                <w:bCs/>
                <w:lang w:eastAsia="es-ES"/>
              </w:rPr>
              <w:t xml:space="preserve">Jurado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Pr>
                <w:rFonts w:cs="Arial"/>
                <w:bCs/>
                <w:lang w:eastAsia="es-ES"/>
              </w:rPr>
              <w:t xml:space="preserve">Jurado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E844D9">
          <w:headerReference w:type="default" r:id="rId12"/>
          <w:footerReference w:type="default" r:id="rId13"/>
          <w:pgSz w:w="11906" w:h="16838"/>
          <w:pgMar w:top="1417" w:right="1701" w:bottom="1417" w:left="1701" w:header="708" w:footer="708" w:gutter="0"/>
          <w:lnNumType w:countBy="1" w:restart="continuous"/>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lastRenderedPageBreak/>
        <w:t xml:space="preserve">Informe de Similitud</w:t>
      </w:r>
      <w:bookmarkEnd w:id="2"/>
      <w:bookmarkEnd w:id="3"/>
    </w:p>
    <w:p w14:paraId="5622FCEB" w14:textId="709F0BB3" w:rsidR="00453472" w:rsidRPr="00FF54E2" w:rsidRDefault="00C40610" w:rsidP="00FF54E2">
      <w:pPr>
        <w:ind w:firstLine="0"/>
        <w:rPr>
          <w:lang w:eastAsia="es-ES"/>
        </w:rPr>
      </w:pPr>
      <w:r>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lastRenderedPageBreak/>
        <w:t>Dedicatoria</w:t>
      </w:r>
      <w:bookmarkEnd w:id="4"/>
    </w:p>
    <w:p w14:paraId="1C127268" w14:textId="77777777" w:rsidR="00370A5C" w:rsidRDefault="00370A5C" w:rsidP="00BD51D4">
      <w:pPr>
        <w:pStyle w:val="Textoindependiente"/>
      </w:pPr>
      <w:r>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t>.</w:t>
      </w:r>
    </w:p>
    <w:p w14:paraId="0ABBB19D" w14:textId="473B7EA1" w:rsidR="00370A5C" w:rsidRPr="00AD4DE5" w:rsidRDefault="00021FD7" w:rsidP="00370A5C">
      <w:pPr>
        <w:pStyle w:val="Textoindependiente"/>
        <w:jc w:val="right"/>
        <w:rPr>
          <w:lang w:val="es-PE"/>
        </w:rPr>
      </w:pPr>
      <w:r>
        <w:rPr>
          <w:b/>
          <w:bCs/>
          <w:lang w:val="es-PE"/>
        </w:rPr>
        <w:t>Benites Yupanqui Anderson Santiago</w:t>
      </w:r>
    </w:p>
    <w:p w14:paraId="5D997F7E" w14:textId="5AF7605E" w:rsidR="00370A5C" w:rsidRDefault="5A120ECF" w:rsidP="00BD51D4">
      <w:pPr>
        <w:pStyle w:val="Textoindependiente"/>
      </w:pPr>
      <w:r>
        <w:t>Dedico este trabajo de investigación, en primer lugar, a Dios, por brindarme fortaleza, guía y perseverancia durante cada etapa de este camino. A mis padres y a mi hermana, así como a toda mi familia, por su constante apoyo, comprensión, consejos y cariño incondicional, que fueron fundamentales para alcanzar este logro. A mis amigos, por su compañía, motivación y apoyo en aquellos momentos de mayor dificultad. A mis docentes, por los conocimientos compartidos, su orientación y el apoyo brindado a lo largo de mi formación. Finalmente, me dedico este esfuerzo a mí mismo, por haber tenido la determinación, disciplina y valentía necesarias para seguir adelante y superar cada obstáculo presentado durante este proceso.</w:t>
      </w:r>
    </w:p>
    <w:p w14:paraId="7C3CE0D7" w14:textId="0CFF3A23" w:rsidR="002F4034" w:rsidRPr="005007AC" w:rsidRDefault="5A120ECF" w:rsidP="5A120ECF">
      <w:pPr>
        <w:pStyle w:val="Textoindependiente"/>
        <w:jc w:val="right"/>
        <w:rPr>
          <w:lang w:val="es-PE"/>
          <w:rPrChange w:id="5" w:author="Anderson Benites" w:date="2026-09-07T14:55:00Z">
            <w:rPr/>
          </w:rPrChange>
        </w:rPr>
        <w:sectPr w:rsidR="002F4034" w:rsidRPr="005007AC" w:rsidSect="00D339B1">
          <w:pgSz w:w="11906" w:h="16838"/>
          <w:pgMar w:top="1417" w:right="1701" w:bottom="1417" w:left="1701" w:header="708" w:footer="708" w:gutter="0"/>
          <w:cols w:space="708"/>
          <w:docGrid w:linePitch="360"/>
        </w:sectPr>
      </w:pPr>
      <w:r>
        <w:rPr>
          <w:b/>
          <w:bCs/>
          <w:lang w:val="es-PE"/>
        </w:rPr>
        <w:t>Bartolo Leturia Fabrizio Fabiano</w:t>
      </w:r>
    </w:p>
    <w:bookmarkEnd w:id="1"/>
    <w:p w14:paraId="54857048" w14:textId="4901E399" w:rsidR="642C9B66" w:rsidRDefault="5A120ECF" w:rsidP="5A120ECF">
      <w:pPr>
        <w:pStyle w:val="Textoindependiente"/>
        <w:ind w:firstLine="709"/>
        <w:rPr>
          <w:lang w:val="es-PE"/>
        </w:rPr>
      </w:pPr>
      <w:r>
        <w:rPr>
          <w:lang w:val="es-PE"/>
        </w:rPr>
        <w:lastRenderedPageBreak/>
        <w:t>Dedico este trabajo de investigación con profundo amor y gratitud a mis padres y hermanos, quienes han sido mi pilar fundamental, mi motivación constante y el refugio donde siempre encontré impulso para seguir adelante. A mi familia entera, por cada sacrificio en silencio, por sus palabras de aliento en los momentos de desvelo y por enseñarme el valor de la perseverancia. Este logro es el reflejo de sus enseñanzas, su fe incondicional en mí y el deseo compartido de ver culminada esta etapa académica para convertirme en un profesional íntegro en la carrera de Ingeniería de Sistemas Computacionales.</w:t>
      </w:r>
    </w:p>
    <w:p w14:paraId="16658661" w14:textId="37925327" w:rsidR="4F9BCDA5" w:rsidRDefault="4F9BCDA5" w:rsidP="4F9BCDA5">
      <w:pPr>
        <w:pStyle w:val="Textoindependiente"/>
        <w:jc w:val="right"/>
        <w:sectPr w:rsidR="4F9BCDA5" w:rsidSect="002F4034">
          <w:pgSz w:w="11906" w:h="16838"/>
          <w:pgMar w:top="1417" w:right="1701" w:bottom="1417" w:left="1701" w:header="708" w:footer="708" w:gutter="0"/>
          <w:cols w:space="708"/>
          <w:docGrid w:linePitch="360"/>
        </w:sectPr>
      </w:pPr>
      <w:r>
        <w:rPr>
          <w:b/>
          <w:bCs/>
          <w:lang w:val="es-PE"/>
        </w:rPr>
        <w:t xml:space="preserve">Sanchez Prieto Bruce Harbert</w:t>
      </w:r>
    </w:p>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fldChar w:fldCharType="begin"/>
            <w:instrText xml:space="preserve"> TOC \o "1-3" \h \z \u </w:instrText>
            <w:fldChar w:fldCharType="separate"/>
          </w:r>
          <w:hyperlink w:anchor="_Toc208772338" w:history="1">
            <w:r>
              <w:rPr>
                <w:rStyle w:val="Hipervnculo"/>
              </w:rPr>
              <w:t>JURADO EVALUADOR</w:t>
            </w:r>
            <w:r>
              <w:rPr>
                <w:webHidden/>
              </w:rPr>
              <w:tab/>
              <w:fldChar w:fldCharType="begin"/>
              <w:instrText xml:space="preserve"> PAGEREF _Toc208772338 \h </w:instrText>
              <w:fldChar w:fldCharType="separate"/>
              <w:t>2</w:t>
              <w:fldChar w:fldCharType="end"/>
            </w:r>
          </w:hyperlink>
        </w:p>
        <w:p w14:paraId="2EFF633E" w14:textId="37F1E5C0"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39" w:history="1">
            <w:r>
              <w:rPr>
                <w:rStyle w:val="Hipervnculo"/>
              </w:rPr>
              <w:t>INFORME DE SIMILITUD</w:t>
            </w:r>
            <w:r>
              <w:rPr>
                <w:webHidden/>
              </w:rPr>
              <w:tab/>
              <w:fldChar w:fldCharType="begin"/>
              <w:instrText xml:space="preserve"> PAGEREF _Toc208772339 \h </w:instrText>
              <w:fldChar w:fldCharType="separate"/>
              <w:t>3</w:t>
              <w:fldChar w:fldCharType="end"/>
            </w:r>
          </w:hyperlink>
        </w:p>
        <w:p w14:paraId="168EFD9E" w14:textId="2B0FDFA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0" w:history="1">
            <w:r>
              <w:rPr>
                <w:rStyle w:val="Hipervnculo"/>
              </w:rPr>
              <w:t>DEDICATORIA</w:t>
            </w:r>
            <w:r>
              <w:rPr>
                <w:webHidden/>
              </w:rPr>
              <w:tab/>
              <w:fldChar w:fldCharType="begin"/>
              <w:instrText xml:space="preserve"> PAGEREF _Toc208772340 \h </w:instrText>
              <w:fldChar w:fldCharType="separate"/>
              <w:t>4</w:t>
              <w:fldChar w:fldCharType="end"/>
            </w:r>
          </w:hyperlink>
        </w:p>
        <w:p w14:paraId="06A463CE" w14:textId="2A878E7C"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1" w:history="1">
            <w:r>
              <w:rPr>
                <w:rStyle w:val="Hipervnculo"/>
              </w:rPr>
              <w:t>AGRADECIMIENTO</w:t>
            </w:r>
            <w:r>
              <w:rPr>
                <w:webHidden/>
              </w:rPr>
              <w:tab/>
              <w:fldChar w:fldCharType="begin"/>
              <w:instrText xml:space="preserve"> PAGEREF _Toc208772341 \h </w:instrText>
              <w:fldChar w:fldCharType="separate"/>
              <w:t>5</w:t>
              <w:fldChar w:fldCharType="end"/>
            </w:r>
          </w:hyperlink>
        </w:p>
        <w:p w14:paraId="6B957B4C" w14:textId="3B3E995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2" w:history="1">
            <w:r>
              <w:rPr>
                <w:rStyle w:val="Hipervnculo"/>
              </w:rPr>
              <w:t>ÍNDICE DE TABLAS</w:t>
            </w:r>
            <w:r>
              <w:rPr>
                <w:webHidden/>
              </w:rPr>
              <w:tab/>
              <w:fldChar w:fldCharType="begin"/>
              <w:instrText xml:space="preserve"> PAGEREF _Toc208772342 \h </w:instrText>
              <w:fldChar w:fldCharType="separate"/>
              <w:t>7</w:t>
              <w:fldChar w:fldCharType="end"/>
            </w:r>
          </w:hyperlink>
        </w:p>
        <w:p w14:paraId="60A80BEB" w14:textId="192A453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3" w:history="1">
            <w:r>
              <w:rPr>
                <w:rStyle w:val="Hipervnculo"/>
              </w:rPr>
              <w:t>ÍNDICE DE FIGURAS</w:t>
            </w:r>
            <w:r>
              <w:rPr>
                <w:webHidden/>
              </w:rPr>
              <w:tab/>
              <w:fldChar w:fldCharType="begin"/>
              <w:instrText xml:space="preserve"> PAGEREF _Toc208772343 \h </w:instrText>
              <w:fldChar w:fldCharType="separate"/>
              <w:t>8</w:t>
              <w:fldChar w:fldCharType="end"/>
            </w:r>
          </w:hyperlink>
        </w:p>
        <w:p w14:paraId="29DE1335" w14:textId="47BE833D"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4" w:history="1">
            <w:r>
              <w:rPr>
                <w:rStyle w:val="Hipervnculo"/>
              </w:rPr>
              <w:t>ÍNDICE DE ANEXOS</w:t>
            </w:r>
            <w:r>
              <w:rPr>
                <w:webHidden/>
              </w:rPr>
              <w:tab/>
              <w:fldChar w:fldCharType="begin"/>
              <w:instrText xml:space="preserve"> PAGEREF _Toc208772344 \h </w:instrText>
              <w:fldChar w:fldCharType="separate"/>
              <w:t>9</w:t>
              <w:fldChar w:fldCharType="end"/>
            </w:r>
          </w:hyperlink>
        </w:p>
        <w:p w14:paraId="4793B41E" w14:textId="32CDB81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5" w:history="1">
            <w:r>
              <w:rPr>
                <w:rStyle w:val="Hipervnculo"/>
              </w:rPr>
              <w:t>RESUMEN</w:t>
            </w:r>
            <w:r>
              <w:rPr>
                <w:webHidden/>
              </w:rPr>
              <w:tab/>
              <w:fldChar w:fldCharType="begin"/>
              <w:instrText xml:space="preserve"> PAGEREF _Toc208772345 \h </w:instrText>
              <w:fldChar w:fldCharType="separate"/>
              <w:t>10</w:t>
              <w:fldChar w:fldCharType="end"/>
            </w:r>
          </w:hyperlink>
        </w:p>
        <w:p w14:paraId="0871B0E7" w14:textId="1D4D5C8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6" w:history="1">
            <w:r>
              <w:rPr>
                <w:rStyle w:val="Hipervnculo"/>
              </w:rPr>
              <w:t>CAPÍTULO I: INTRODUCCIÓN</w:t>
            </w:r>
            <w:r>
              <w:rPr>
                <w:webHidden/>
              </w:rPr>
              <w:tab/>
              <w:fldChar w:fldCharType="begin"/>
              <w:instrText xml:space="preserve"> PAGEREF _Toc208772346 \h </w:instrText>
              <w:fldChar w:fldCharType="separate"/>
              <w:t>12</w:t>
              <w:fldChar w:fldCharType="end"/>
            </w:r>
          </w:hyperlink>
        </w:p>
        <w:p w14:paraId="1BAA6E4D" w14:textId="0254107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52" w:history="1">
            <w:r>
              <w:rPr>
                <w:rStyle w:val="Hipervnculo"/>
              </w:rPr>
              <w:t>CAPÍTULO II: METODOLOGÍA</w:t>
            </w:r>
            <w:r>
              <w:rPr>
                <w:webHidden/>
              </w:rPr>
              <w:tab/>
              <w:fldChar w:fldCharType="begin"/>
              <w:instrText xml:space="preserve"> PAGEREF _Toc208772352 \h </w:instrText>
              <w:fldChar w:fldCharType="separate"/>
              <w:t>34</w:t>
              <w:fldChar w:fldCharType="end"/>
            </w:r>
          </w:hyperlink>
        </w:p>
        <w:p w14:paraId="2D7CF27B" w14:textId="34C1095F"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1" w:history="1">
            <w:r>
              <w:rPr>
                <w:rStyle w:val="Hipervnculo"/>
              </w:rPr>
              <w:t>CAPÍTULO III: RESULTADOS</w:t>
            </w:r>
            <w:r>
              <w:rPr>
                <w:webHidden/>
              </w:rPr>
              <w:tab/>
              <w:fldChar w:fldCharType="begin"/>
              <w:instrText xml:space="preserve"> PAGEREF _Toc208772361 \h </w:instrText>
              <w:fldChar w:fldCharType="separate"/>
              <w:t>46</w:t>
              <w:fldChar w:fldCharType="end"/>
            </w:r>
          </w:hyperlink>
        </w:p>
        <w:p w14:paraId="2D6F2975" w14:textId="459FD00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2" w:history="1">
            <w:r>
              <w:rPr>
                <w:rStyle w:val="Hipervnculo"/>
              </w:rPr>
              <w:t>CAPÍTULO IV: DISCUSIÓN Y CONCLUSIONES</w:t>
            </w:r>
            <w:r>
              <w:rPr>
                <w:webHidden/>
              </w:rPr>
              <w:tab/>
              <w:fldChar w:fldCharType="begin"/>
              <w:instrText xml:space="preserve"> PAGEREF _Toc208772362 \h </w:instrText>
              <w:fldChar w:fldCharType="separate"/>
              <w:t>62</w:t>
              <w:fldChar w:fldCharType="end"/>
            </w:r>
          </w:hyperlink>
        </w:p>
        <w:p w14:paraId="1C964001" w14:textId="67A07536"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3" w:history="1">
            <w:r>
              <w:rPr>
                <w:rStyle w:val="Hipervnculo"/>
                <w:rFonts w:cstheme="majorBidi"/>
              </w:rPr>
              <w:t>REFERENCIAS</w:t>
            </w:r>
            <w:r>
              <w:rPr>
                <w:webHidden/>
              </w:rPr>
              <w:tab/>
              <w:fldChar w:fldCharType="begin"/>
              <w:instrText xml:space="preserve"> PAGEREF _Toc208772363 \h </w:instrText>
              <w:fldChar w:fldCharType="separate"/>
              <w:t>66</w:t>
              <w:fldChar w:fldCharType="end"/>
            </w:r>
          </w:hyperlink>
        </w:p>
        <w:p w14:paraId="4B221950" w14:textId="55787B89"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4" w:history="1">
            <w:r>
              <w:rPr>
                <w:rStyle w:val="Hipervnculo"/>
              </w:rPr>
              <w:t>ANEXOS</w:t>
            </w:r>
            <w:r>
              <w:rPr>
                <w:webHidden/>
              </w:rPr>
              <w:tab/>
              <w:fldChar w:fldCharType="begin"/>
              <w:instrText xml:space="preserve"> PAGEREF _Toc208772364 \h </w:instrText>
              <w:fldChar w:fldCharType="separate"/>
              <w:t>77</w:t>
              <w:fldChar w:fldCharType="end"/>
            </w:r>
          </w:hyperlink>
        </w:p>
        <w:p w14:paraId="22EBE67F" w14:textId="7631FFAE" w:rsidR="00373057" w:rsidRDefault="00624786">
          <w:r>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6" w:name="_Toc208772342"/>
      <w:bookmarkStart w:id="7" w:name="_Toc379497332"/>
      <w:r>
        <w:lastRenderedPageBreak/>
        <w:t>Índice de tablas</w:t>
      </w:r>
      <w:bookmarkEnd w:id="6"/>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"Tabla" </w:instrText>
        <w:fldChar w:fldCharType="separate"/>
      </w:r>
      <w:hyperlink w:anchor="_Toc215131936" w:history="1">
        <w:r>
          <w:rPr>
            <w:rStyle w:val="Hipervnculo"/>
            <w:b/>
            <w:bCs/>
            <w:noProof/>
          </w:rPr>
          <w:t xml:space="preserve">Tabla 1 </w:t>
        </w:r>
        <w:r>
          <w:rPr>
            <w:rStyle w:val="Hipervnculo"/>
            <w:i/>
            <w:iCs/>
            <w:noProof/>
          </w:rPr>
          <w:t>Dimensiones definidas</w:t>
        </w:r>
        <w:r>
          <w:rPr>
            <w:noProof/>
            <w:webHidden/>
          </w:rPr>
          <w:tab/>
          <w:fldChar w:fldCharType="begin"/>
          <w:instrText xml:space="preserve"> PAGEREF _Toc215131936 \h </w:instrText>
          <w:fldChar w:fldCharType="separate"/>
          <w:t>48</w:t>
          <w:fldChar w:fldCharType="end"/>
        </w:r>
      </w:hyperlink>
    </w:p>
    <w:p w14:paraId="741BE2AD" w14:textId="46203D6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Pr>
            <w:rStyle w:val="Hipervnculo"/>
            <w:b/>
            <w:bCs/>
            <w:noProof/>
          </w:rPr>
          <w:t xml:space="preserve">Tabla 2 </w:t>
        </w:r>
        <w:r>
          <w:rPr>
            <w:rStyle w:val="Hipervnculo"/>
            <w:i/>
            <w:iCs/>
            <w:noProof/>
          </w:rPr>
          <w:t>Resultados descriptivos de la dimensión accesibilidad de mercado</w:t>
        </w:r>
        <w:r>
          <w:rPr>
            <w:noProof/>
            <w:webHidden/>
          </w:rPr>
          <w:tab/>
          <w:fldChar w:fldCharType="begin"/>
          <w:instrText xml:space="preserve"> PAGEREF _Toc215131937 \h </w:instrText>
          <w:fldChar w:fldCharType="separate"/>
          <w:t>49</w:t>
          <w:fldChar w:fldCharType="end"/>
        </w:r>
      </w:hyperlink>
    </w:p>
    <w:p w14:paraId="6CD40C84" w14:textId="0458B900"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Pr>
            <w:rStyle w:val="Hipervnculo"/>
            <w:b/>
            <w:bCs/>
            <w:noProof/>
          </w:rPr>
          <w:t xml:space="preserve">Tabla 3 </w:t>
        </w:r>
        <w:r>
          <w:rPr>
            <w:rStyle w:val="Hipervnculo"/>
            <w:i/>
            <w:iCs/>
            <w:noProof/>
          </w:rPr>
          <w:t>Resultados descriptivos de la dimensión reducción de barreras</w:t>
        </w:r>
        <w:r>
          <w:rPr>
            <w:noProof/>
            <w:webHidden/>
          </w:rPr>
          <w:tab/>
          <w:fldChar w:fldCharType="begin"/>
          <w:instrText xml:space="preserve"> PAGEREF _Toc215131938 \h </w:instrText>
          <w:fldChar w:fldCharType="separate"/>
          <w:t>51</w:t>
          <w:fldChar w:fldCharType="end"/>
        </w:r>
      </w:hyperlink>
    </w:p>
    <w:p w14:paraId="1DF125F5" w14:textId="42CB9F26"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Pr>
            <w:rStyle w:val="Hipervnculo"/>
            <w:b/>
            <w:bCs/>
            <w:noProof/>
          </w:rPr>
          <w:t xml:space="preserve">Tabla 4 </w:t>
        </w:r>
        <w:r>
          <w:rPr>
            <w:rStyle w:val="Hipervnculo"/>
            <w:i/>
            <w:iCs/>
            <w:noProof/>
          </w:rPr>
          <w:t>Resultados descriptivos de la dimensión oportunidades de venta y visibilidad</w:t>
        </w:r>
        <w:r>
          <w:rPr>
            <w:noProof/>
            <w:webHidden/>
          </w:rPr>
          <w:tab/>
          <w:fldChar w:fldCharType="begin"/>
          <w:instrText xml:space="preserve"> PAGEREF _Toc215131939 \h </w:instrText>
          <w:fldChar w:fldCharType="separate"/>
          <w:t>52</w:t>
          <w:fldChar w:fldCharType="end"/>
        </w:r>
      </w:hyperlink>
    </w:p>
    <w:p w14:paraId="4749E12D" w14:textId="169EFA72"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Pr>
            <w:rStyle w:val="Hipervnculo"/>
            <w:b/>
            <w:bCs/>
            <w:noProof/>
          </w:rPr>
          <w:t xml:space="preserve">Tabla 5 </w:t>
        </w:r>
        <w:r>
          <w:rPr>
            <w:rStyle w:val="Hipervnculo"/>
            <w:i/>
            <w:iCs/>
            <w:noProof/>
          </w:rPr>
          <w:t>Promedios globales por dimensión</w:t>
        </w:r>
        <w:r>
          <w:rPr>
            <w:i/>
            <w:iCs/>
            <w:noProof/>
            <w:webHidden/>
          </w:rPr>
          <w:tab/>
          <w:fldChar w:fldCharType="begin"/>
          <w:instrText xml:space="preserve"> PAGEREF _Toc215131940 \h </w:instrText>
          <w:fldChar w:fldCharType="separate"/>
          <w:t>54</w:t>
          <w:fldChar w:fldCharType="end"/>
        </w:r>
      </w:hyperlink>
    </w:p>
    <w:p w14:paraId="78504586" w14:textId="0B9B85E5"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Pr>
            <w:rStyle w:val="Hipervnculo"/>
            <w:rFonts w:cs="Times New Roman"/>
            <w:b/>
            <w:bCs/>
            <w:noProof/>
            <w:lang w:eastAsia="es-PE"/>
          </w:rPr>
          <w:t>Tabla 6</w:t>
        </w:r>
        <w:r>
          <w:rPr>
            <w:rStyle w:val="Hipervnculo"/>
            <w:b/>
            <w:bCs/>
            <w:noProof/>
          </w:rPr>
          <w:t xml:space="preserve">  </w:t>
        </w:r>
        <w:r>
          <w:rPr>
            <w:rStyle w:val="Hipervnculo"/>
            <w:i/>
            <w:iCs/>
            <w:noProof/>
          </w:rPr>
          <w:t>Resultados de la correlación de Spearman entre el sistema web y las dimensiones de la accesibilidad de mercado</w:t>
        </w:r>
        <w:r>
          <w:rPr>
            <w:i/>
            <w:iCs/>
            <w:noProof/>
            <w:webHidden/>
          </w:rPr>
          <w:tab/>
          <w:fldChar w:fldCharType="begin"/>
          <w:instrText xml:space="preserve"> PAGEREF _Toc215131941 \h </w:instrText>
          <w:fldChar w:fldCharType="separate"/>
          <w:t>60</w:t>
          <w:fldChar w:fldCharType="end"/>
        </w:r>
      </w:hyperlink>
    </w:p>
    <w:p w14:paraId="51A9AF3A" w14:textId="30C89FDC" w:rsidR="004F7C38" w:rsidRPr="0012444B" w:rsidRDefault="00A76CC6" w:rsidP="0012444B">
      <w:pPr>
        <w:ind w:firstLine="0"/>
        <w:rPr>
          <w:lang w:val="es-PE"/>
        </w:rPr>
      </w:pPr>
      <w:r>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8" w:name="_Toc208772343"/>
      <w:bookmarkEnd w:id="7"/>
    </w:p>
    <w:p w14:paraId="339BA21B" w14:textId="231E6946" w:rsidR="00B00327" w:rsidRDefault="00624786" w:rsidP="00646C64">
      <w:pPr>
        <w:pStyle w:val="Ttulo1"/>
      </w:pPr>
      <w:r>
        <w:lastRenderedPageBreak/>
        <w:t>Índice de Figuras</w:t>
      </w:r>
      <w:bookmarkEnd w:id="8"/>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"Figura" </w:instrText>
        <w:fldChar w:fldCharType="separate"/>
      </w:r>
      <w:hyperlink w:anchor="_Toc215131966" w:history="1">
        <w:r>
          <w:rPr>
            <w:rStyle w:val="Hipervnculo"/>
            <w:b/>
            <w:bCs/>
            <w:noProof/>
          </w:rPr>
          <w:t xml:space="preserve">Figura 1 </w:t>
        </w:r>
        <w:r>
          <w:rPr>
            <w:rStyle w:val="Hipervnculo"/>
            <w:i/>
            <w:iCs/>
            <w:noProof/>
          </w:rPr>
          <w:t>Diagrama del diseño metodológico del estudio</w:t>
        </w:r>
        <w:r>
          <w:rPr>
            <w:noProof/>
            <w:webHidden/>
          </w:rPr>
          <w:tab/>
          <w:fldChar w:fldCharType="begin"/>
          <w:instrText xml:space="preserve"> PAGEREF _Toc215131966 \h </w:instrText>
          <w:fldChar w:fldCharType="separate"/>
          <w:t>37</w:t>
          <w:fldChar w:fldCharType="end"/>
        </w:r>
      </w:hyperlink>
    </w:p>
    <w:p w14:paraId="41CA2AB4" w14:textId="078DA128"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Pr>
            <w:rStyle w:val="Hipervnculo"/>
            <w:b/>
            <w:bCs/>
            <w:noProof/>
          </w:rPr>
          <w:t xml:space="preserve">Figura 2 </w:t>
        </w:r>
        <w:r>
          <w:rPr>
            <w:rStyle w:val="Hipervnculo"/>
            <w:i/>
            <w:iCs/>
            <w:noProof/>
          </w:rPr>
          <w:t>Diagrama de flujo del proceso del sistema web</w:t>
        </w:r>
        <w:r>
          <w:rPr>
            <w:noProof/>
            <w:webHidden/>
          </w:rPr>
          <w:tab/>
          <w:fldChar w:fldCharType="begin"/>
          <w:instrText xml:space="preserve"> PAGEREF _Toc215131967 \h </w:instrText>
          <w:fldChar w:fldCharType="separate"/>
          <w:t>47</w:t>
          <w:fldChar w:fldCharType="end"/>
        </w:r>
      </w:hyperlink>
    </w:p>
    <w:p w14:paraId="03D5123D" w14:textId="56EF1365"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Pr>
            <w:rStyle w:val="Hipervnculo"/>
            <w:b/>
            <w:bCs/>
            <w:noProof/>
          </w:rPr>
          <w:t xml:space="preserve">Figura 3 </w:t>
        </w:r>
        <w:r>
          <w:rPr>
            <w:rStyle w:val="Hipervnculo"/>
            <w:i/>
            <w:iCs/>
            <w:noProof/>
          </w:rPr>
          <w:t>Tendencia de las respuestas aplicado a artesanos</w:t>
        </w:r>
        <w:r>
          <w:rPr>
            <w:noProof/>
            <w:webHidden/>
          </w:rPr>
          <w:tab/>
          <w:fldChar w:fldCharType="begin"/>
          <w:instrText xml:space="preserve"> PAGEREF _Toc215131968 \h </w:instrText>
          <w:fldChar w:fldCharType="separate"/>
          <w:t>48</w:t>
          <w:fldChar w:fldCharType="end"/>
        </w:r>
      </w:hyperlink>
    </w:p>
    <w:p w14:paraId="20294F48" w14:textId="0BD265A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Pr>
            <w:rStyle w:val="Hipervnculo"/>
            <w:b/>
            <w:bCs/>
            <w:noProof/>
          </w:rPr>
          <w:t xml:space="preserve">Figura 4 </w:t>
        </w:r>
        <w:r>
          <w:rPr>
            <w:rStyle w:val="Hipervnculo"/>
            <w:i/>
            <w:iCs/>
            <w:noProof/>
          </w:rPr>
          <w:t>Promedio de satisfacción en la dimensión accesibilidad de mercado</w:t>
        </w:r>
        <w:r>
          <w:rPr>
            <w:noProof/>
            <w:webHidden/>
          </w:rPr>
          <w:tab/>
          <w:fldChar w:fldCharType="begin"/>
          <w:instrText xml:space="preserve"> PAGEREF _Toc215131969 \h </w:instrText>
          <w:fldChar w:fldCharType="separate"/>
          <w:t>50</w:t>
          <w:fldChar w:fldCharType="end"/>
        </w:r>
      </w:hyperlink>
    </w:p>
    <w:p w14:paraId="6BD33B92" w14:textId="3911942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Pr>
            <w:rStyle w:val="Hipervnculo"/>
            <w:b/>
            <w:bCs/>
            <w:noProof/>
          </w:rPr>
          <w:t xml:space="preserve">Figura 5 </w:t>
        </w:r>
        <w:r>
          <w:rPr>
            <w:rStyle w:val="Hipervnculo"/>
            <w:i/>
            <w:iCs/>
            <w:noProof/>
          </w:rPr>
          <w:t>Distribución de respuestas en la dimensión reducción de barreras</w:t>
        </w:r>
        <w:r>
          <w:rPr>
            <w:noProof/>
            <w:webHidden/>
          </w:rPr>
          <w:tab/>
          <w:fldChar w:fldCharType="begin"/>
          <w:instrText xml:space="preserve"> PAGEREF _Toc215131970 \h </w:instrText>
          <w:fldChar w:fldCharType="separate"/>
          <w:t>51</w:t>
          <w:fldChar w:fldCharType="end"/>
        </w:r>
      </w:hyperlink>
    </w:p>
    <w:p w14:paraId="21A135A5" w14:textId="69865CBA"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Pr>
            <w:rStyle w:val="Hipervnculo"/>
            <w:b/>
            <w:bCs/>
            <w:noProof/>
          </w:rPr>
          <w:t xml:space="preserve">Figura 6 </w:t>
        </w:r>
        <w:r>
          <w:rPr>
            <w:rStyle w:val="Hipervnculo"/>
            <w:i/>
            <w:iCs/>
            <w:noProof/>
          </w:rPr>
          <w:t>Promedio de respuestas en la dimensión oportunidades de venta y visibilidad</w:t>
        </w:r>
        <w:r>
          <w:rPr>
            <w:noProof/>
            <w:webHidden/>
          </w:rPr>
          <w:tab/>
          <w:fldChar w:fldCharType="begin"/>
          <w:instrText xml:space="preserve"> PAGEREF _Toc215131971 \h </w:instrText>
          <w:fldChar w:fldCharType="separate"/>
          <w:t>53</w:t>
          <w:fldChar w:fldCharType="end"/>
        </w:r>
      </w:hyperlink>
    </w:p>
    <w:p w14:paraId="4093BA1B" w14:textId="39A1C6F3"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Pr>
            <w:rStyle w:val="Hipervnculo"/>
            <w:b/>
            <w:bCs/>
            <w:noProof/>
          </w:rPr>
          <w:t xml:space="preserve">Figura 7 </w:t>
        </w:r>
        <w:r>
          <w:rPr>
            <w:rStyle w:val="Hipervnculo"/>
            <w:i/>
            <w:iCs/>
            <w:noProof/>
          </w:rPr>
          <w:t>Interfaz principal del sistema web de comercio electrónico</w:t>
        </w:r>
        <w:r>
          <w:rPr>
            <w:noProof/>
            <w:webHidden/>
          </w:rPr>
          <w:tab/>
          <w:fldChar w:fldCharType="begin"/>
          <w:instrText xml:space="preserve"> PAGEREF _Toc215131972 \h </w:instrText>
          <w:fldChar w:fldCharType="separate"/>
          <w:t>55</w:t>
          <w:fldChar w:fldCharType="end"/>
        </w:r>
      </w:hyperlink>
    </w:p>
    <w:p w14:paraId="7E577C5D" w14:textId="32DA563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Pr>
            <w:rStyle w:val="Hipervnculo"/>
            <w:b/>
            <w:bCs/>
            <w:noProof/>
          </w:rPr>
          <w:t xml:space="preserve">Figura 8 </w:t>
        </w:r>
        <w:r>
          <w:rPr>
            <w:rStyle w:val="Hipervnculo"/>
            <w:i/>
            <w:iCs/>
            <w:noProof/>
          </w:rPr>
          <w:t>Interfaz de la tienda de productos hechos a mano.</w:t>
        </w:r>
        <w:r>
          <w:rPr>
            <w:noProof/>
            <w:webHidden/>
          </w:rPr>
          <w:tab/>
          <w:fldChar w:fldCharType="begin"/>
          <w:instrText xml:space="preserve"> PAGEREF _Toc215131973 \h </w:instrText>
          <w:fldChar w:fldCharType="separate"/>
          <w:t>56</w:t>
          <w:fldChar w:fldCharType="end"/>
        </w:r>
      </w:hyperlink>
    </w:p>
    <w:p w14:paraId="7D4B04D3" w14:textId="0A069AC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Pr>
            <w:rStyle w:val="Hipervnculo"/>
            <w:b/>
            <w:bCs/>
            <w:noProof/>
          </w:rPr>
          <w:t xml:space="preserve">Figura 9 </w:t>
        </w:r>
        <w:r>
          <w:rPr>
            <w:rStyle w:val="Hipervnculo"/>
            <w:i/>
            <w:iCs/>
            <w:noProof/>
          </w:rPr>
          <w:t>Interfaz de detalles del producto</w:t>
        </w:r>
        <w:r>
          <w:rPr>
            <w:noProof/>
            <w:webHidden/>
          </w:rPr>
          <w:tab/>
          <w:fldChar w:fldCharType="begin"/>
          <w:instrText xml:space="preserve"> PAGEREF _Toc215131974 \h </w:instrText>
          <w:fldChar w:fldCharType="separate"/>
          <w:t>57</w:t>
          <w:fldChar w:fldCharType="end"/>
        </w:r>
      </w:hyperlink>
    </w:p>
    <w:p w14:paraId="42051B66" w14:textId="0C98348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Pr>
            <w:rStyle w:val="Hipervnculo"/>
            <w:b/>
            <w:bCs/>
            <w:noProof/>
          </w:rPr>
          <w:t xml:space="preserve">Figura 10 </w:t>
        </w:r>
        <w:r>
          <w:rPr>
            <w:rStyle w:val="Hipervnculo"/>
            <w:i/>
            <w:iCs/>
            <w:noProof/>
          </w:rPr>
          <w:t>Interfaz del módulo de carrito de compras</w:t>
        </w:r>
        <w:r>
          <w:rPr>
            <w:noProof/>
            <w:webHidden/>
          </w:rPr>
          <w:tab/>
          <w:fldChar w:fldCharType="begin"/>
          <w:instrText xml:space="preserve"> PAGEREF _Toc215131975 \h </w:instrText>
          <w:fldChar w:fldCharType="separate"/>
          <w:t>58</w:t>
          <w:fldChar w:fldCharType="end"/>
        </w:r>
      </w:hyperlink>
    </w:p>
    <w:p w14:paraId="58F8DE90" w14:textId="014B9EB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Pr>
            <w:rStyle w:val="Hipervnculo"/>
            <w:b/>
            <w:bCs/>
            <w:noProof/>
          </w:rPr>
          <w:t xml:space="preserve">Figura 11 </w:t>
        </w:r>
        <w:r>
          <w:rPr>
            <w:rStyle w:val="Hipervnculo"/>
            <w:i/>
            <w:iCs/>
            <w:noProof/>
          </w:rPr>
          <w:t>Interfaz de finalización de compra.</w:t>
        </w:r>
        <w:r>
          <w:rPr>
            <w:i/>
            <w:iCs/>
            <w:noProof/>
            <w:webHidden/>
          </w:rPr>
          <w:tab/>
          <w:fldChar w:fldCharType="begin"/>
          <w:instrText xml:space="preserve"> PAGEREF _Toc215131976 \h </w:instrText>
          <w:fldChar w:fldCharType="separate"/>
          <w:t>59</w:t>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Pr>
          <w:b/>
          <w:bCs/>
          <w:lang w:val="es-PE"/>
        </w:rPr>
        <w:fldChar w:fldCharType="end"/>
      </w:r>
    </w:p>
    <w:p w14:paraId="649617D9" w14:textId="77777777" w:rsidR="00A76CC6" w:rsidRDefault="00B5255F" w:rsidP="00A76CC6">
      <w:pPr>
        <w:pStyle w:val="Ttulo1"/>
      </w:pPr>
      <w:bookmarkStart w:id="9" w:name="_Toc208772344"/>
      <w:r>
        <w:lastRenderedPageBreak/>
        <w:t>Índice de Anexos</w:t>
      </w:r>
      <w:bookmarkEnd w:id="9"/>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Pr>
          <w:i/>
          <w:iCs/>
          <w:noProof/>
        </w:rPr>
        <w:fldChar w:fldCharType="begin"/>
        <w:instrText xml:space="preserve"> TOC \h \z \t "ANEXO;1" \c "Anexo" </w:instrText>
        <w:fldChar w:fldCharType="separate"/>
      </w:r>
      <w:hyperlink w:anchor="_Toc215131978" w:history="1">
        <w:r>
          <w:rPr>
            <w:rStyle w:val="Hipervnculo"/>
            <w:b/>
            <w:bCs/>
            <w:noProof/>
          </w:rPr>
          <w:t>Anexo 1</w:t>
        </w:r>
        <w:r>
          <w:rPr>
            <w:rStyle w:val="Hipervnculo"/>
            <w:i/>
            <w:iCs/>
            <w:noProof/>
          </w:rPr>
          <w:t xml:space="preserve">  Matriz de Consistencia Interna</w:t>
        </w:r>
        <w:r>
          <w:rPr>
            <w:i/>
            <w:iCs/>
            <w:noProof/>
            <w:webHidden/>
          </w:rPr>
          <w:tab/>
          <w:fldChar w:fldCharType="begin"/>
          <w:instrText xml:space="preserve"> PAGEREF _Toc215131978 \h </w:instrText>
          <w:fldChar w:fldCharType="separate"/>
          <w:t>77</w:t>
          <w:fldChar w:fldCharType="end"/>
        </w:r>
      </w:hyperlink>
    </w:p>
    <w:p w14:paraId="5F28ADB8" w14:textId="211938A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Pr>
            <w:rStyle w:val="Hipervnculo"/>
            <w:b/>
            <w:bCs/>
            <w:i/>
            <w:iCs/>
            <w:noProof/>
          </w:rPr>
          <w:t xml:space="preserve">Anexo 2  </w:t>
        </w:r>
        <w:r>
          <w:rPr>
            <w:rStyle w:val="Hipervnculo"/>
            <w:i/>
            <w:iCs/>
            <w:noProof/>
          </w:rPr>
          <w:t>Matriz de Operacionalización de las Variables</w:t>
        </w:r>
        <w:r>
          <w:rPr>
            <w:i/>
            <w:iCs/>
            <w:noProof/>
            <w:webHidden/>
          </w:rPr>
          <w:tab/>
          <w:fldChar w:fldCharType="begin"/>
          <w:instrText xml:space="preserve"> PAGEREF _Toc215131979 \h </w:instrText>
          <w:fldChar w:fldCharType="separate"/>
          <w:t>79</w:t>
          <w:fldChar w:fldCharType="end"/>
        </w:r>
      </w:hyperlink>
    </w:p>
    <w:p w14:paraId="369D59D7" w14:textId="16DB3BC4"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Pr>
            <w:rStyle w:val="Hipervnculo"/>
            <w:b/>
            <w:bCs/>
            <w:i/>
            <w:iCs/>
            <w:noProof/>
          </w:rPr>
          <w:t xml:space="preserve">Anexo 3  </w:t>
        </w:r>
        <w:r>
          <w:rPr>
            <w:rStyle w:val="Hipervnculo"/>
            <w:i/>
            <w:iCs/>
            <w:noProof/>
          </w:rPr>
          <w:t>Cuestionario estructurado aplicado a los artesanos</w:t>
        </w:r>
        <w:r>
          <w:rPr>
            <w:i/>
            <w:iCs/>
            <w:noProof/>
            <w:webHidden/>
          </w:rPr>
          <w:tab/>
          <w:fldChar w:fldCharType="begin"/>
          <w:instrText xml:space="preserve"> PAGEREF _Toc215131980 \h </w:instrText>
          <w:fldChar w:fldCharType="separate"/>
          <w:t>82</w:t>
          <w:fldChar w:fldCharType="end"/>
        </w:r>
      </w:hyperlink>
    </w:p>
    <w:p w14:paraId="4D8C5975" w14:textId="0D3E3A2F"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Pr>
            <w:rStyle w:val="Hipervnculo"/>
            <w:b/>
            <w:bCs/>
            <w:i/>
            <w:iCs/>
            <w:noProof/>
          </w:rPr>
          <w:t xml:space="preserve">Anexo 4  </w:t>
        </w:r>
        <w:r>
          <w:rPr>
            <w:rStyle w:val="Hipervnculo"/>
            <w:i/>
            <w:iCs/>
            <w:noProof/>
          </w:rPr>
          <w:t>Validación mediante juicio de experto 1</w:t>
        </w:r>
        <w:r>
          <w:rPr>
            <w:i/>
            <w:iCs/>
            <w:noProof/>
            <w:webHidden/>
          </w:rPr>
          <w:tab/>
          <w:fldChar w:fldCharType="begin"/>
          <w:instrText xml:space="preserve"> PAGEREF _Toc215131981 \h </w:instrText>
          <w:fldChar w:fldCharType="separate"/>
          <w:t>84</w:t>
          <w:fldChar w:fldCharType="end"/>
        </w:r>
      </w:hyperlink>
    </w:p>
    <w:p w14:paraId="1C50BADE" w14:textId="7C40C21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Pr>
            <w:rStyle w:val="Hipervnculo"/>
            <w:b/>
            <w:bCs/>
            <w:i/>
            <w:iCs/>
            <w:noProof/>
          </w:rPr>
          <w:t xml:space="preserve">Anexo 5  </w:t>
        </w:r>
        <w:r>
          <w:rPr>
            <w:rStyle w:val="Hipervnculo"/>
            <w:i/>
            <w:iCs/>
            <w:noProof/>
          </w:rPr>
          <w:t>Validación mediante juicio de experto 2</w:t>
        </w:r>
        <w:r>
          <w:rPr>
            <w:i/>
            <w:iCs/>
            <w:noProof/>
            <w:webHidden/>
          </w:rPr>
          <w:tab/>
          <w:fldChar w:fldCharType="begin"/>
          <w:instrText xml:space="preserve"> PAGEREF _Toc215131982 \h </w:instrText>
          <w:fldChar w:fldCharType="separate"/>
          <w:t>85</w:t>
          <w:fldChar w:fldCharType="end"/>
        </w:r>
      </w:hyperlink>
    </w:p>
    <w:p w14:paraId="601D9690" w14:textId="219257A6"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Pr>
            <w:rStyle w:val="Hipervnculo"/>
            <w:b/>
            <w:bCs/>
            <w:i/>
            <w:iCs/>
            <w:noProof/>
          </w:rPr>
          <w:t xml:space="preserve">Anexo 6  </w:t>
        </w:r>
        <w:r>
          <w:rPr>
            <w:rStyle w:val="Hipervnculo"/>
            <w:i/>
            <w:iCs/>
            <w:noProof/>
          </w:rPr>
          <w:t>Validación mediante juicio de experto 3</w:t>
        </w:r>
        <w:r>
          <w:rPr>
            <w:i/>
            <w:iCs/>
            <w:noProof/>
            <w:webHidden/>
          </w:rPr>
          <w:tab/>
          <w:fldChar w:fldCharType="begin"/>
          <w:instrText xml:space="preserve"> PAGEREF _Toc215131983 \h </w:instrText>
          <w:fldChar w:fldCharType="separate"/>
          <w:t>86</w:t>
          <w:fldChar w:fldCharType="end"/>
        </w:r>
      </w:hyperlink>
    </w:p>
    <w:p w14:paraId="3F071822" w14:textId="0C4F8E02" w:rsidR="004F7C38" w:rsidRPr="0012444B" w:rsidRDefault="00A76CC6" w:rsidP="0012444B">
      <w:pPr>
        <w:pStyle w:val="Ttulo1"/>
        <w:ind w:firstLine="0"/>
        <w:jc w:val="left"/>
      </w:pPr>
      <w:r>
        <w:rPr>
          <w:i/>
          <w:iCs/>
          <w:noProof/>
        </w:rPr>
        <w:fldChar w:fldCharType="end"/>
      </w:r>
      <w:r>
        <w:rPr>
          <w:rFonts w:cs="Times New Roman"/>
          <w:szCs w:val="24"/>
        </w:rPr>
        <w:br w:type="page"/>
      </w:r>
    </w:p>
    <w:p w14:paraId="0E359CEF" w14:textId="21F653E7" w:rsidR="004F7C38" w:rsidRPr="004F7C38" w:rsidRDefault="00624786" w:rsidP="00B5255F">
      <w:pPr>
        <w:pStyle w:val="Ttulo1"/>
      </w:pPr>
      <w:bookmarkStart w:id="10" w:name="_Toc208772345"/>
      <w:bookmarkStart w:id="11" w:name="_Toc379497334"/>
      <w:r>
        <w:lastRenderedPageBreak/>
        <w:t>Resumen</w:t>
      </w:r>
      <w:bookmarkEnd w:id="10"/>
    </w:p>
    <w:bookmarkEnd w:id="11"/>
    <w:p w14:paraId="1013A13D" w14:textId="5CCC8742" w:rsidR="0074024B" w:rsidRPr="0074024B" w:rsidRDefault="0074024B" w:rsidP="00055E2D">
      <w:pPr>
        <w:pStyle w:val="APA7"/>
        <w:rPr>
          <w:lang w:val="es-PE"/>
        </w:rPr>
      </w:pPr>
      <w:r>
        <w:rPr>
          <w:lang w:val="es-PE"/>
        </w:rPr>
        <w:t xml:space="preserve">El presente 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 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0.713 - 0.769; p &lt; 0.05). Concluyendo que el sistema web fortaleció significativamente la inclusión digital y comercial de los artesanos, superando los criterios planteados en las hipótesis del estudio.</w:t>
      </w:r>
    </w:p>
    <w:p w14:paraId="07749BB2" w14:textId="30DB5F8A" w:rsidR="004F7C38" w:rsidRPr="00DB2725" w:rsidRDefault="5A120ECF" w:rsidP="5A120ECF">
      <w:pPr>
        <w:widowControl/>
        <w:autoSpaceDE/>
        <w:autoSpaceDN/>
        <w:spacing w:before="120" w:line="480" w:lineRule="auto"/>
        <w:jc w:val="both"/>
      </w:pPr>
      <w:r>
        <w:rPr>
          <w:b/>
          <w:bCs/>
        </w:rPr>
        <w:t>Palabras clave:</w:t>
      </w:r>
      <w:r>
        <w:t xml:space="preserve"> </w:t>
      </w:r>
      <w:r>
        <w:rPr>
          <w:rFonts w:eastAsia="Times New Roman" w:cs="Times New Roman"/>
          <w:szCs w:val="24"/>
        </w:rPr>
        <w:t>visión computacional, palta Hass, detección de enfermedades, optimización agrícola, inteligencia artificial.</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Pr>
          <w:b/>
          <w:bCs/>
          <w:lang w:val="en-US"/>
        </w:rPr>
        <w:lastRenderedPageBreak/>
        <w:t>Abstract</w:t>
      </w:r>
    </w:p>
    <w:p w14:paraId="008B3455" w14:textId="2B4169E8" w:rsidR="00585A33" w:rsidRDefault="00585A33" w:rsidP="00400464">
      <w:pPr>
        <w:pStyle w:val="APA7"/>
        <w:rPr>
          <w:lang w:val="en-US"/>
        </w:rPr>
      </w:pPr>
      <w:r>
        <w:rPr>
          <w:lang w:val="en-US"/>
        </w:rPr>
        <w:t xml:space="preserve">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 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0.713 - 0.769; p &lt; 0.05). Concluding that the web system significantly strengthened the digital and commercial inclusion of artisans, exceeding the criteria set out in the study's hypotheses.</w:t>
      </w:r>
    </w:p>
    <w:p w14:paraId="3A52F6AE" w14:textId="1F337D63" w:rsidR="00F726F4" w:rsidRPr="00D53631" w:rsidRDefault="5A120ECF" w:rsidP="5A120ECF">
      <w:pPr>
        <w:widowControl/>
        <w:autoSpaceDE/>
        <w:autoSpaceDN/>
        <w:spacing w:before="120" w:line="480" w:lineRule="auto"/>
        <w:jc w:val="both"/>
      </w:pPr>
      <w:r>
        <w:rPr>
          <w:rFonts w:cs="Times New Roman"/>
          <w:b/>
          <w:bCs/>
          <w:lang w:val="en-US"/>
        </w:rPr>
        <w:t xml:space="preserve">Keywords: </w:t>
      </w:r>
      <w:r>
        <w:rPr>
          <w:rFonts w:eastAsia="Times New Roman" w:cs="Times New Roman"/>
          <w:szCs w:val="24"/>
          <w:lang w:val="en-US"/>
        </w:rPr>
        <w:t>computer vision, Hass avocado, disease detection, agricultural optimization, artificial intelligence.</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2" w:name="_Toc208772346"/>
      <w:r>
        <w:t>CAPÍTULO I: INTRODUCCIÓN</w:t>
      </w:r>
      <w:bookmarkEnd w:id="12"/>
    </w:p>
    <w:p w14:paraId="0E422675" w14:textId="76E5730B" w:rsidR="004F7C38" w:rsidRPr="00DB2725" w:rsidRDefault="00624786" w:rsidP="00DB2725">
      <w:pPr>
        <w:pStyle w:val="APA7"/>
        <w:rPr>
          <w:b/>
          <w:bCs/>
        </w:rPr>
      </w:pPr>
      <w:bookmarkStart w:id="13" w:name="_Toc5178324"/>
      <w:bookmarkStart w:id="14" w:name="_Toc165296237"/>
      <w:bookmarkStart w:id="15" w:name="_Toc208414344"/>
      <w:bookmarkStart w:id="16" w:name="_Toc208772347"/>
      <w:r>
        <w:rPr>
          <w:b/>
          <w:bCs/>
        </w:rPr>
        <w:t>Realidad problemática</w:t>
      </w:r>
      <w:bookmarkEnd w:id="13"/>
      <w:bookmarkEnd w:id="14"/>
      <w:bookmarkEnd w:id="15"/>
      <w:bookmarkEnd w:id="16"/>
      <w:r>
        <w:rPr>
          <w:b/>
          <w:bCs/>
        </w:rPr>
        <w:t xml:space="preserve"> </w:t>
      </w:r>
    </w:p>
    <w:p w14:paraId="38F6244F" w14:textId="68EE7572" w:rsidR="00924518" w:rsidRDefault="00924518" w:rsidP="00924518">
      <w:pPr>
        <w:pStyle w:val="APA7"/>
      </w:pPr>
      <w:bookmarkStart w:id="17" w:name="_Toc5178325"/>
      <w:bookmarkStart w:id="18" w:name="_Toc165296238"/>
      <w:r>
        <w:t>En la actualidad, los softwares agrícolas y las nuevas tecnologías han transformado la forma en que los procesos agrícolas se desarrollan, permitiendo a los productores automatizar el campo y evitar que sean quienes más sufran las pérdidas. En el contexto actual de innovación en la agricultura, la optimización de la producción se ha convertido en un elemento determinante para el sector, especialmente para los cultivos de alta demanda como la palta Hass.</w:t>
      </w:r>
    </w:p>
    <w:p w14:paraId="67FC173D" w14:textId="1300C04F" w:rsidR="00924518" w:rsidRDefault="00924518" w:rsidP="00924518">
      <w:pPr>
        <w:pStyle w:val="APA7"/>
      </w:pPr>
      <w:r>
        <w:t xml:space="preserve">A nivel global, según ProCiencia (s.f.) la innovación en agricultura y las nuevas tecnologías son un factor clave para transformar el campo en todo el mundo. La implementación de softwares agrícolas permite a los productores superar la falta de automatización y las deficiencias de los sistemas tradicionales, según indica ADAMA Peru (2025). Estas tecnologías resultan fundamentales en cultivos frutales, los cuales son especialmente susceptibles a mermas productivas, tanto en la estimación de cosechas como en la sanidad vegetal frente a la presencia de enfermedades.</w:t>
      </w:r>
    </w:p>
    <w:p w14:paraId="505A9752" w14:textId="54CD9195" w:rsidR="00924518" w:rsidRDefault="00924518" w:rsidP="00924518">
      <w:pPr>
        <w:pStyle w:val="APA7"/>
      </w:pPr>
      <w:r>
        <w:t xml:space="preserve">A nivel internacional, los beneficios de la correcta identificación de plagas y enfermedades son esenciales para mejorar la salud y el estado del cultivo en la población agrícola. Por ejemplo, </w:t>
      </w:r>
      <w:del w:id="9001" w:author="Revision Claude" w:date="2026-10-19T00:00:00Z">
        <w:r>
          <w:delText xml:space="preserve">Antonio et al. (s.f.)</w:delText>
        </w:r>
      </w:del>
      <w:ins w:id="9002" w:author="Revision Claude" w:date="2026-10-19T00:00:00Z">
        <w:r>
          <w:t xml:space="preserve">Arévalo y Bonilla (2025)</w:t>
        </w:r>
      </w:ins>
      <w:r>
        <w:t xml:space="preserve"> señalan que en Guatemala el cultivo de aguacate (Persea americana) variedad Hass es altamente vulnerable a diversas enfermedades e insectos, las cuales son más prevalentes en el follaje y el fruto. La aparición de estas plagas es considerada un mal que a veces no muestra alertas, manteniéndose en silencio en las plantaciones como un problema agrario que afecta en promedio una gran parte de la producción. Estos hallazgos son altamente relevantes para el presente estudio, puesto que refuerzan la premisa de que para evitar pérdidas se debe implementar la correcta identificación visual de las amenazas.</w:t>
      </w:r>
    </w:p>
    <w:p w14:paraId="23140ABD" w14:textId="72F797CD" w:rsidR="00924518" w:rsidRDefault="00924518" w:rsidP="00924518">
      <w:pPr>
        <w:pStyle w:val="APA7"/>
      </w:pPr>
      <w:r>
        <w:t>A nivel nacional, en el Perú, la producción de palta ha mostrado avances importantes. Según el INEI (s.f.) la producción de palta creció en 112,9% durante setiembre de 2025, registrándose una mayor incidencia económica, donde tres departamentos concentraron el 83,7% del total nacional. No obstante, todavía existe un reto considerable: en las zonas productivas existe un mayor desafío de control debido a la expansión de las hectáreas y la alta demanda. Además, SENASA (2017) llevó a cabo evaluaciones constantes en cultivos de palta en Limatambo (Cusco) para la detección de plagas, evidenciando que el manejo inadecuado causa problemas fitosanitarios que conllevan a la adquisición de enfermedades en la planta y la pérdida del fruto. Esta labor causa gran preocupación a nivel nacional por su estrecha relación con las mermas de calidad, el rechazo de exportaciones y las situaciones que ponen en riesgo la inversión del agricultor. Por su lado, el MIDAGRI (2025) indica que la inteligencia artificial en el sector agrario es una herramienta esencial con funciones importantes, como el procesamiento de imágenes y la toma de decisiones. La carencia de automatización es la principal causa de ineficiencia, y esta deficiencia tecnológica afecta el tiempo de respuesta ante problemas sanitarios y la correcta proyección de cosecha.</w:t>
      </w:r>
    </w:p>
    <w:p w14:paraId="22B1BAC2" w14:textId="73FA5831" w:rsidR="00924518" w:rsidRDefault="00924518" w:rsidP="00924518">
      <w:pPr>
        <w:pStyle w:val="APA7"/>
      </w:pPr>
      <w:r>
        <w:t xml:space="preserve">A nivel local, en la región La Libertad, los productores de palta enfrentan grandes dificultades para supervisar sus cultivos de forma eficiente. Según Correo (2025), La Libertad se encuentra entre las regiones que concentra la mayor producción de palta a nivel nacional. De acuerdo con SENASA (2021), es la primera región agroexportadora de palta, habiendo certificado más de 170 mil toneladas en la campaña 2020 (SENASA, 2020), lo que la convierte en un producto de mayor impacto </w:t>
        <w:lastRenderedPageBreak/>
        <w:t>económico regional (Gerencia Regional de Agricultura, s.f.). Entre los factores que limitan la optimización destacan el error humano en el conteo manual y la falta de control visual automatizado. Las enfermedades y el bajo rendimiento suelen presentarse cuando el cultivo no cuenta con la supervisión suficiente; si la cantidad de revisiones es baja o los trabajadores carecen de herramientas precisas debido a la alta carga laboral, se generan efectos negativos como dejar pasar frutos enfermos, manchas, deformidades o realizar conteos inexactos de la palta Hass. Frente a este escenario, la visión computacional ha emergido como el punto clave y una alternativa potente para orientar y evaluar la producción, permitiendo detectar alteraciones visuales y automatizar las medidas para combatir las enfermedades.</w:t>
      </w:r>
    </w:p>
    <w:p w14:paraId="1B4F02DA" w14:textId="5C617AD2" w:rsidR="00D77677" w:rsidRPr="00D77677" w:rsidRDefault="00D77677" w:rsidP="00924518">
      <w:pPr>
        <w:pStyle w:val="APA7"/>
        <w:rPr>
          <w:b/>
          <w:bCs/>
        </w:rPr>
      </w:pPr>
      <w:r>
        <w:rPr>
          <w:b/>
          <w:bCs/>
        </w:rPr>
        <w:t>Antecedentes</w:t>
      </w:r>
    </w:p>
    <w:p w14:paraId="5E732A7E" w14:textId="77777777" w:rsidR="007C34DE" w:rsidRDefault="007C34DE" w:rsidP="00AA5353">
      <w:pPr>
        <w:pStyle w:val="APA7"/>
      </w:pPr>
      <w:bookmarkStart w:id="19" w:name="_Toc208772348"/>
      <w:bookmarkStart w:id="20" w:name="_Toc202638424"/>
      <w:bookmarkStart w:id="21" w:name="_Toc202638481"/>
      <w:bookmarkStart w:id="22" w:name="_Toc202638641"/>
      <w:bookmarkStart w:id="23" w:name="_Toc202640373"/>
      <w:bookmarkStart w:id="24" w:name="_Toc208414346"/>
      <w:del w:id="9003" w:author="Revision Claude" w:date="2026-10-19T00:00:00Z">
        <w:r>
          <w:delText xml:space="preserve">Asimismo, Albanese</w:delText>
        </w:r>
      </w:del>
      <w:ins w:id="9004" w:author="Revision Claude" w:date="2026-10-19T00:00:00Z">
        <w:r>
          <w:t xml:space="preserve">En el ámbito internacional, Albanese</w:t>
        </w:r>
      </w:ins>
      <w:r>
        <w:t xml:space="preserve"> et al. (2021) realizaron un estudio sobre la implementación y evaluación de redes neuronales profundas (DNN) en dispositivos de borde (Edge computing) para la detección automatizada de plagas en la agricultura de precisión. La investigación revela que los modelos de visión computacional integrados lograron procesar imágenes y detectar amenazas directamente en el campo con una alta precisión, disminuyendo la latencia y el consumo de ancho de banda al evitar el envío constante de datos a la nube. Este estudio resulta clave para la presente investigación, demostrando que la ejecución de inteligencia artificial en dispositivos de bajo consumo es una tecnología factible, rápida y eficiente para el monitoreo agrícola en tiempo real, facilitando la toma de decisiones preventivas. Por tanto, refuerza la necesidad de implementar plataformas automatizadas y adaptadas al entorno agrícola si se espera que estas herramientas realmente mejoren la producción.</w:t>
      </w:r>
    </w:p>
    <w:p w14:paraId="087C2C6B" w14:textId="77777777" w:rsidR="007C34DE" w:rsidRDefault="007C34DE" w:rsidP="00AA5353">
      <w:pPr>
        <w:pStyle w:val="APA7"/>
      </w:pPr>
      <w:r>
        <w:t xml:space="preserve">Por su parte, Ung et al. (2021) en su investigación evidenciaron un sistema eficiente para la clasificación de plagas utilizando múltiples modelos basados en Redes Neuronales Convolucionales (CNN). Además, resaltaron que el uso combinado de diversas arquitecturas convolucionales superó el rendimiento de los modelos individuales estándar, logrando extraer características visuales más complejas de los insectos y </w:t>
      </w:r>
      <w:del w:id="9005" w:author="Revision Claude" w:date="2026-10-19T00:00:00Z">
        <w:r>
          <w:delText xml:space="preserve">mejorando significativamente las tasas de exactitud y precisión general en la clasificación de las imágenes.</w:delText>
        </w:r>
      </w:del>
      <w:ins w:id="9006" w:author="Revision Claude" w:date="2026-10-19T00:00:00Z">
        <w:r>
          <w:t xml:space="preserve">alcanzando sobre el dataset público IP102 exactitudes (accuracy) de entre 72.15 % y 74.13 %, valores que, además, evidencian la dificultad de clasificar plagas en escenarios con alta similitud visual entre clases y fondos complejos.</w:t>
        </w:r>
      </w:ins>
      <w:r>
        <w:t xml:space="preserve"> Este antecedente es relevante para el presente estudio, respaldando la idea de que el ensamble de múltiples arquitecturas de aprendizaje profundo proporciona una herramienta robusta, escalable y altamente precisa para identificar diferentes tipos de amenazas fitosanitarias en los cultivos.</w:t>
      </w:r>
    </w:p>
    <w:p w14:paraId="74B80A72" w14:textId="77777777" w:rsidR="007C34DE" w:rsidRDefault="007C34DE" w:rsidP="00AA5353">
      <w:pPr>
        <w:pStyle w:val="APA7"/>
      </w:pPr>
      <w:del w:id="9007" w:author="Revision Claude" w:date="2026-10-19T00:00:00Z">
        <w:r>
          <w:delText xml:space="preserve">Por su parte, Bompani et al. (2024) analizaron la aceleración del procesamiento de los modelos de detección de plagas basados en imágenes mediante el uso de un microcontrolador heterogéneo multinúcleo. Su estudio resalta que la optimización de hardware y software permitió una reducción drástica en el tiempo de inferencia por imagen y una minimización del consumo energético, logrando ejecutar la red neuronal con la misma confiabilidad que en computadoras de mayor capacidad. Los resultados del estudio son pertinentes para esta investigación, indicando que los sistemas embebidos acelerados son la opción ideal para desplegar algoritmos de visión artificial de forma continua y autónoma en entornos agrícolas remotos donde la energía es limitada.</w:delText>
        </w:r>
      </w:del>
      <w:ins w:id="9008" w:author="Revision Claude" w:date="2026-10-19T00:00:00Z">
        <w:r>
          <w:t xml:space="preserve">Por su parte, Bompani et al. (2024) analizaron la aceleración del procesamiento de los modelos de detección de plagas basados en imágenes mediante el uso de un microcontrolador heterogéneo multinúcleo (GAP9). Su estudio resalta que la optimización conjunta de hardware y software permitió completar la inferencia de una imagen en 147 ms, una velocidad 9.5 veces superior a la ejecución basada únicamente en núcleos de propósito general, con un consumo de 4.85 mJ por imagen y una exactitud de detección de entre 72 % y 83 %. Los resultados del estudio son pertinentes para esta investigación, indicando que el tiempo de inferencia es un indicador técnico medible y determinante para desplegar algoritmos de visión artificial de forma continua en entornos agrícolas, aspecto que se relaciona directamente con la dimensión de tiempo de inspección del presente estudio.</w:t>
        </w:r>
      </w:ins>
    </w:p>
    <w:p w14:paraId="53E14114" w14:textId="77777777" w:rsidR="007C34DE" w:rsidRDefault="007C34DE" w:rsidP="00AA5353">
      <w:pPr>
        <w:pStyle w:val="APA7"/>
      </w:pPr>
      <w:r>
        <w:t xml:space="preserve">Asimismo, Wang y He (2021) quienes realizaron el desarrollo de un modelo de visión computacional ligero y de alta precisión basado en la arquitectura YOLOv5 para </w:t>
      </w:r>
      <w:del w:id="9009" w:author="Revision Claude" w:date="2026-10-19T00:00:00Z">
        <w:r>
          <w:delText xml:space="preserve">la detección rápida de frutos verdes en entornos de follaje denso</w:delText>
        </w:r>
      </w:del>
      <w:ins w:id="9010" w:author="Revision Claude" w:date="2026-10-19T00:00:00Z">
        <w:r>
          <w:t xml:space="preserve">la detección rápida de frutos jóvenes de manzano (fruitlets) en entornos de follaje denso, antes del raleo</w:t>
        </w:r>
      </w:ins>
      <w:r>
        <w:t xml:space="preserve">. Los autores destacan que el modelo optimizado alcanzó una precisión promedio (mAP) del 93,8%, logrando identificar eficazmente los frutos a pesar de las severas oclusiones generadas por las hojas y las constantes variaciones de iluminación natural en el campo. Este antecedente respalda directamente el presente estudio, al evidenciar que la arquitectura YOLO es altamente efectiva y computacionalmente eficiente para el conteo automatizado de frutos verdes que se camuflan con su entorno, validando su uso para sistemas de estimación de rendimiento agrícola en tiempo real.</w:t>
      </w:r>
    </w:p>
    <w:p w14:paraId="6BE02702" w14:textId="77777777" w:rsidR="007C34DE" w:rsidRDefault="00AA5353" w:rsidP="00AA5353">
      <w:pPr>
        <w:pStyle w:val="APA7"/>
      </w:pPr>
      <w:commentRangeStart w:id="3"/>
      <w:del w:id="9011" w:author="Revision Claude" w:date="2026-10-19T00:00:00Z">
        <w:r>
          <w:tab/>
          <w:delText>De igual forma, Hassan et al. (2021) quienes han realizado el diseño de un sistema predictivo de aprendizaje profundo para identificar y clasificar múltiples enfermedades foliares en cultivos agrícolas utilizando redes neuronales convolucionales (CNN) optimizadas. El estudio concluye que el modelo propuesto logró extraer características visuales complejas de las hojas afectadas, alcanzando una tasa de exactitud (accuracy) superior al 98% al ser probado con un conjunto de datos de miles de imágenes bajo diversas condiciones ambientales. Este hallazgo es especialmente relevante para la presente investigación, poniendo de relieve que el uso de arquitecturas convolucionales profundas representa una solución tecnológica superior y escalable frente a la inspección visual tradicional humana, permitiendo un diagnóstico fitosanitario temprano y preciso que es fundamental para prevenir la propagación de plagas.</w:delText>
        </w:r>
      </w:del>
      <w:ins w:id="9012" w:author="Revision Claude" w:date="2026-10-19T00:00:00Z">
        <w:r>
          <w:t xml:space="preserve">De igual forma, Campos-Ferreira y González-Camacho (2021) implementaron un clasificador basado en redes neuronales convolucionales (CNN) para identificar enfermedades del fruto de aguacate (Persea americana Mill.) causadas por hongos fitopatógenos, a partir de imágenes digitales de frutos colectados en campo. Con un conjunto de datos ampliado a 3,983 imágenes y una partición aleatoria de 80 % para entrenamiento y 20 % para validación, la CNN alcanzó una precisión global de clasificación correcta del 80 % en el conjunto de validación y del 87 % al evaluarse con imágenes no incluidas en el conjunto original. Este hallazgo es especialmente relevante para la presente investigación, poniendo de relieve que las arquitecturas convolucionales permiten reconocer de forma no invasiva las enfermedades que afectan la calidad comercial del fruto de palta, lo que respalda su uso para el diagnóstico fitosanitario temprano y la reducción de pérdidas postcosecha.</w:t>
        </w:r>
      </w:ins>
      <w:commentRangeEnd w:id="3"/>
      <w:r>
        <w:commentReference w:id="3"/>
      </w:r>
    </w:p>
    <w:p w14:paraId="11850185" w14:textId="77777777" w:rsidR="007C34DE" w:rsidRDefault="007C34DE" w:rsidP="00AA5353">
      <w:pPr>
        <w:pStyle w:val="APA7"/>
      </w:pPr>
      <w:del w:id="9013" w:author="Revision Claude" w:date="2026-10-19T00:00:00Z">
        <w:r>
          <w:delText xml:space="preserve">Por su parte, Gonzales Acuña y Perez Flores (2024) abordaron el diseño e implementación de un sistema automatizado para clasificar y seleccionar paltas utilizando modelos de redes neuronales convolucionales integrados en una Raspberry Pi 4, cumpliendo con los estándares de la normativa técnica peruana. En el desarrollo, los resultados demostraron que el sistema de visión artificial logró identificar, clasificar y separar los frutos según su calibre y características externas con una alta tasa de </w:delText>
          <w:lastRenderedPageBreak/>
          <w:delText>precisión, optimizando drásticamente el tiempo de procesamiento frente al método manual. Este ejemplo es relevante, poniendo de manifiesto que la aplicación de redes neuronales combinada con hardware de bajo costo es completamente viable, económica y eficiente para automatizar los procesos de postcosecha en la industria de la palta en el Perú, garantizando una mejor estandarización del producto.</w:delText>
        </w:r>
      </w:del>
      <w:ins w:id="9014" w:author="Revision Claude" w:date="2026-10-19T00:00:00Z">
        <w:r>
          <w:t xml:space="preserve">Por su parte, Gonzales Acuña y Perez Flores (2024) abordaron el diseño e implementación de un sistema automatizado para clasificar y seleccionar paltas utilizando modelos de redes neuronales convolucionales integrados en una Raspberry Pi 4, conforme a la norma técnica peruana NTP 011.018. En la prueba final, realizada con 391 paltas, los modelos evaluados alcanzaron una precisión de 43.22 % y 46.29 %, respectivamente, y el sistema permitió automatizar la separación de los frutos en las categorías de calidad exigidas por la norma. Este ejemplo es relevante, poniendo de manifiesto que la aplicación de redes neuronales con hardware de bajo costo es técnicamente viable para la postcosecha de palta en el Perú, aunque sus resultados también evidencian que la precisión del modelo depende de la calidad y representatividad del dataset, aspecto que la presente investigación atiende mediante la curación del conjunto de datos.</w:t>
        </w:r>
      </w:ins>
    </w:p>
    <w:p w14:paraId="0A590EF0" w14:textId="77777777" w:rsidR="007C34DE" w:rsidRDefault="007C34DE" w:rsidP="00AA5353">
      <w:pPr>
        <w:pStyle w:val="APA7"/>
      </w:pPr>
      <w:r>
        <w:t>También tenemos a Rivas Romero (2021) quien llevó a cabo una investigación sobre el diseño conceptual de una maquinaria automática que utilice parámetros de visión computacional para la clasificación masiva de palta Hass orientada a los estándares de agroexportación. El trabajo puso de manifiesto que los resultados validaron los requerimientos técnicos, mecánicos y computacionales, definiendo con exactitud la iluminación adecuada, los ángulos de cámara y la velocidad de procesamiento de imágenes requerida para evaluar el estado exterior del fruto sin causarle daño físico. Este trabajo se encuentra estrechamente relacionado con el presente estudio al evidenciar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14:paraId="086617C5" w14:textId="77777777" w:rsidR="007C34DE" w:rsidRDefault="007C34DE" w:rsidP="00AA5353">
      <w:pPr>
        <w:pStyle w:val="APA7"/>
      </w:pPr>
      <w:del w:id="9015" w:author="Revision Claude" w:date="2026-10-19T00:00:00Z">
        <w:r>
          <w:delText xml:space="preserve">Por su parte, Capcha Collazos et al. (2023) argumentaron un análisis para desarrollar y evaluar un sistema de visión computacional basado en la arquitectura de aprendizaje profundo ResNet-50 para detectar e identificar la presencia de la plaga Tetranychus urticae (arañita roja) en los cultivos de palta Hass. Los resultados del estudio muestran que el modelo entrenado con imágenes fotográficas adquiridas en campo alcanzó niveles de precisión superiores al 90%, logrando discriminar con éxito entre el follaje sano y las hojas afectadas por la plaga bajo diferentes condiciones de </w:delText>
          <w:lastRenderedPageBreak/>
          <w:delText>entorno. Este antecedente es oportuno para el presente estudio, puesto que establece que el sistema de visión basado en la red ResNet-50 es una herramienta tecnológica altamente efectiva para el diagnóstico temprano de anomalías en la palta Hass, permitiendo a los productores agrícolas aplicar tratamientos oportunos para salvaguardar el rendimiento de la cosecha.</w:delText>
        </w:r>
      </w:del>
      <w:ins w:id="9016" w:author="Revision Claude" w:date="2026-10-19T00:00:00Z">
        <w:r>
          <w:t xml:space="preserve">Por su parte, Capcha Collazos et al. (2025) desarrollaron y evaluaron un sistema de visión computacional basado en la arquitectura de aprendizaje profundo ResNet-50 para identificar la presencia de la plaga Tetranychus urticae (arañita roja) en hojas de palta Hass. El modelo fue entrenado con un dataset propio de 900 imágenes balanceadas (450 de hojas sanas y 450 de hojas infestadas), capturadas en Canta, Lima, bajo condiciones de iluminación controlada, y alcanzó una exactitud (accuracy) del 96.0 %, un recall de 97.96 % y un área bajo la curva ROC de 1.00. No obstante, los propios autores advierten que estos resultados se obtuvieron en condiciones controladas y que es necesaria una validación con datos de campo para evaluar su capacidad de generalización. Este antecedente es oportuno para el presente estudio, puesto que confirma la eficacia del aprendizaje profundo para el diagnóstico temprano de anomalías en la palta Hass y, a la vez, justifica la necesidad de evaluar el sistema propuesto con imágenes capturadas directamente en el campo.</w:t>
        </w:r>
      </w:ins>
    </w:p>
    <w:p w14:paraId="22F3C266" w14:textId="77777777" w:rsidR="007C34DE" w:rsidRDefault="007C34DE" w:rsidP="00DB2725">
      <w:pPr>
        <w:pStyle w:val="APA7"/>
      </w:pPr>
      <w:r>
        <w:t xml:space="preserve">Continuando tenemos a Sandy Coral et al. (2025) quienes examinaron la implementación de modelos de aprendizaje profundo y redes neuronales convolucionales para la identificación automatizada de amenazas fitosanitarias en los cultivos de arroz de San Martín. En su investigación ponían en relieve que la aplicación de estas arquitecturas logró reconocer los patrones visuales de las plagas </w:t>
      </w:r>
      <w:del w:id="9017" w:author="Revision Claude" w:date="2026-10-19T00:00:00Z">
        <w:r>
          <w:delText xml:space="preserve">con un alto porcentaje de exactitud</w:delText>
        </w:r>
      </w:del>
      <w:ins w:id="9018" w:author="Revision Claude" w:date="2026-10-19T00:00:00Z">
        <w:r>
          <w:t xml:space="preserve">con una precisión de entre el 92 % y el 95 %</w:t>
        </w:r>
      </w:ins>
      <w:r>
        <w:t xml:space="preserve">, superando las limitaciones y demoras del diagnóstico visual tradicional en campo. Este antecedente da soporte a la presente investigación en el sentido que el uso del deep learning es una herramienta tecnológica altamente eficaz y adaptable para la supervisión agrícola en el Perú, permitiendo una detección temprana que ayuda a los agricultores a tomar medidas correctivas oportunas y evitar pérdidas masivas en la producción.</w:t>
      </w:r>
    </w:p>
    <w:p w14:paraId="26C1F949" w14:textId="288E755E" w:rsidR="007C34DE" w:rsidRDefault="007C34DE" w:rsidP="00DB2725">
      <w:pPr>
        <w:pStyle w:val="APA7"/>
      </w:pPr>
      <w:r>
        <w:t xml:space="preserve">Finalmente, Acuña Chumpitazi y Tito Vargas (2023) desarrollaron un análisis sobre el diseño de un vehículo aéreo no tripulado con visión artificial para detección de plagas y malformaciones de cultivos en la localidad de Caqui, Huaral. Dicho análisis demostró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Esta información es valiosa para la presente investigación, pues permite concluir que la integración de la visión artificial aplicada al </w:t>
        <w:lastRenderedPageBreak/>
        <w:t>agro representa una solución de ingeniería innovadora y escalable, optimizando radicalmente el monitoreo sanitario y sentando un precedente para la automatización de fundos a nivel nacional.</w:t>
      </w:r>
    </w:p>
    <w:p>
      <w:pPr>
        <w:pStyle w:val="APA7"/>
        <w:rPr>
          <w:ins w:id="9019" w:author="Revision Claude" w:date="2026-10-19T00:00:00Z"/>
        </w:rPr>
      </w:pPr>
      <w:ins w:id="9020" w:author="Revision Claude" w:date="2026-10-19T00:00:00Z">
        <w:r>
          <w:t xml:space="preserve">A nivel regional, Blas Lozano et al. (2025) implementaron un sistema de visión artificial para la detección oportuna de plagas en plantaciones de tomate. El algoritmo logró procesar y clasificar el estado fitosanitario de las hojas con un alto grado de precisión, reduciendo el tiempo de evaluación en comparación con el escrutinio manual del personal. Este antecedente respalda la presente investigación, al evidenciar que la visión artificial constituye una herramienta de apoyo efectiva para optimizar las decisiones agronómicas en la región.</w:t>
        </w:r>
      </w:ins>
    </w:p>
    <w:p>
      <w:pPr>
        <w:pStyle w:val="APA7"/>
        <w:rPr>
          <w:ins w:id="9021" w:author="Revision Claude" w:date="2026-10-19T00:00:00Z"/>
        </w:rPr>
      </w:pPr>
      <w:ins w:id="9022" w:author="Revision Claude" w:date="2026-10-19T00:00:00Z">
        <w:r>
          <w:t xml:space="preserve">Asimismo, León León et al. (2020) evaluaron el manejo de un sistema de visión artificial integrado a un dron para la detección de daños causados por plagas en el cultivo de palta. El procesamiento de las imágenes aéreas permitió mapear el campo e identificar las áreas afectadas del follaje en un menor tiempo operativo frente a los métodos convencionales. Este antecedente resulta pertinente, pues demuestra que la combinación de captura de imágenes y algoritmos de visión artificial representa una alternativa superior al monitoreo tradicional en cultivos de palta.</w:t>
        </w:r>
      </w:ins>
    </w:p>
    <w:p>
      <w:pPr>
        <w:pStyle w:val="APA7"/>
        <w:rPr>
          <w:ins w:id="9023" w:author="Revision Claude" w:date="2026-10-19T00:00:00Z"/>
        </w:rPr>
      </w:pPr>
      <w:ins w:id="9024" w:author="Revision Claude" w:date="2026-10-19T00:00:00Z">
        <w:r>
          <w:t xml:space="preserve">Finalmente, Campos Paredes (2025) describió y evaluó las técnicas de manejo productivo y agronómico del cultivo de palto variedad Hass en el valle de Chao, región La Libertad. Sus resultados evidenciaron que la rentabilidad y calidad final de la cosecha dependen del control continuo de los factores productivos en campo, y que las labores manuales de monitoreo fenológico y fitosanitario presentan grandes desafíos operativos debido a la extensión de las áreas cultivadas. Este antecedente es clave para la presente investigación, al situarse en la misma localidad de estudio y confirmar la necesidad de integrar tecnologías que faciliten el control masivo y la evaluación de los fundos palteros.</w:t>
        </w:r>
      </w:ins>
    </w:p>
    <w:p w14:paraId="4A11816B" w14:textId="3DEB3E72" w:rsidR="007C34DE" w:rsidRDefault="007C34DE" w:rsidP="00DB2725">
      <w:pPr>
        <w:pStyle w:val="APA7"/>
      </w:pPr>
      <w:r>
        <w:t>En este sentido, esta investigación busca contribuir a la comprensión del papel que puede desempeñar la implementación de un sistema de visión computacional en la mejora y optimización de la producción de palta Hass en la localidad de Chao. El estudio pretende ofrecer soluciones tecnológicas viables que promuevan la precisión en el diagnóstico fitosanitario, la reducción de tiempos de inspección y la disminución de pérdidas por descarte en un entorno productivo cada vez más competitivo. Siendo el propósito de esta investigación determinar de qué manera la implementación de un sistema de visión computacional optimiza la producción de palta Hass en la localidad de Chao, provincia de Virú, región La Libertad, 2026. Se busca analizar cómo los factores de este sistema influyen en aspectos clave del proceso agrícola, como el tiempo empleado y la exactitud en la detección. Los resultados de este estudio podrían aportar evidencia relevante para el desarrollo de soluciones tecnológicas aplicadas al agro que impulsen el sector agroexportador, fomenten su sostenibilidad económica y contribuyan a la innovación tecnológica que representan.</w:t>
      </w:r>
    </w:p>
    <w:p w14:paraId="427EE380" w14:textId="4184D56B" w:rsidR="007C34DE" w:rsidRDefault="007C34DE">
      <w:pPr>
        <w:widowControl/>
        <w:autoSpaceDE/>
        <w:autoSpaceDN/>
        <w:spacing w:before="0" w:after="160" w:line="259" w:lineRule="auto"/>
        <w:ind w:firstLine="0"/>
        <w:rPr>
          <w:rFonts w:eastAsia="Times New Roman"/>
          <w:color w:val="000000"/>
          <w:lang w:eastAsia="es-PE"/>
        </w:rPr>
      </w:pPr>
      <w:r>
        <w:br w:type="page"/>
      </w:r>
    </w:p>
    <w:p w14:paraId="1FFC4656" w14:textId="77777777" w:rsidR="007C34DE" w:rsidRDefault="007C34DE" w:rsidP="007C34DE">
      <w:pPr>
        <w:pStyle w:val="APA7"/>
        <w:ind w:firstLine="0"/>
      </w:pPr>
    </w:p>
    <w:p w14:paraId="01BA0D6B" w14:textId="3A9C8DAC" w:rsidR="007B6FD3" w:rsidRPr="00DB2725" w:rsidRDefault="007B6FD3" w:rsidP="00DB2725">
      <w:pPr>
        <w:pStyle w:val="APA7"/>
        <w:rPr>
          <w:b/>
          <w:bCs/>
        </w:rPr>
      </w:pPr>
      <w:r>
        <w:rPr>
          <w:b/>
          <w:bCs/>
        </w:rPr>
        <w:t>Bases teóricas</w:t>
      </w:r>
      <w:bookmarkEnd w:id="19"/>
    </w:p>
    <w:bookmarkEnd w:id="20"/>
    <w:bookmarkEnd w:id="21"/>
    <w:bookmarkEnd w:id="22"/>
    <w:bookmarkEnd w:id="23"/>
    <w:bookmarkEnd w:id="24"/>
    <w:p w14:paraId="45477119" w14:textId="77777777" w:rsidR="003F79E7" w:rsidRDefault="003F79E7" w:rsidP="00AA5353">
      <w:pPr>
        <w:pStyle w:val="APA7"/>
      </w:pPr>
      <w:r>
        <w:t>Respecto a la visión artificial en la agricultura, según Zhao et al. (2025) mencionan que esta se basa en la integración de sistemas de captura de imágenes y algoritmos computacionales orientados a interpretar las características del entorno vegetal, permitiendo automatizar la identificación de anomalías morfológicas presentes en los cultivos. Además, los autores definen la visión artificial como una tecnología que ha adquirido relevancia dentro de la agricultura de precisión debido a su aplicación en el monitoreo fenológico y la inspección fitosanitaria. Por otro lado, mencionan que los sistemas de visión artificial permiten realizar un monitoreo automatizado y a distancia del estado de hojas y frutos, contribuyendo al diagnóstico preventivo de enfermedades y plagas y facilitando la toma de decisiones para el manejo fitosanitario de los cultivos.</w:t>
      </w:r>
    </w:p>
    <w:p>
      <w:pPr>
        <w:pStyle w:val="APA7"/>
        <w:rPr>
          <w:ins w:id="9025" w:author="Revision Claude" w:date="2026-10-19T00:00:00Z"/>
        </w:rPr>
      </w:pPr>
      <w:ins w:id="9026" w:author="Revision Claude" w:date="2026-10-19T00:00:00Z">
        <w:r>
          <w:t xml:space="preserve">Por su parte, en el contexto agroindustrial nacional, Narciso Horna y Manzano Ramos (2021) validaron un sistema de visión artificial basado en redes neuronales convolucionales para la selección de arándanos según estándares de exportación, demostrando que estos enfoques reducen la subjetividad del escrutinio humano. Esta aproximación se fundamenta en lo planteado por Wan y Goudos (2020), quienes determinaron que los esquemas basados en redes convolucionales regionales, acoplados a sistemas de visión robótica, permiten ejecutar detecciones multiclase de frutos en entornos agrícolas reales.</w:t>
        </w:r>
      </w:ins>
    </w:p>
    <w:p w14:paraId="7CC96BF7" w14:textId="65D9BF01" w:rsidR="00AA5353" w:rsidRDefault="003F79E7" w:rsidP="00AA5353">
      <w:pPr>
        <w:pStyle w:val="APA7"/>
      </w:pPr>
      <w:r>
        <w:t xml:space="preserve">Con respecto al aprendizaje profundo (Deep Learning), según Aboelenin et al. (2025) mencionan que constituye un enfoque basado en arquitecturas de redes neuronales artificiales de múltiples capas, capaces de extraer automáticamente características complejas a partir de grandes cantidades de datos e imágenes digitales. Así mismo, los autores mencionan que las redes neuronales convolucionales y los mecanismos de atención representan herramientas fundamentales para el desarrollo de sistemas inteligentes orientados al diagnóstico agrícola. Por consiguiente, definen que el aprendizaje profundo permite procesar variables complejas presentes en escenarios reales, como los cambios en la iluminación natural y la superposición del follaje, reduciendo la necesidad de realizar procesos exhaustivos de extracción manual de características.</w:t>
      </w:r>
    </w:p>
    <w:p>
      <w:pPr>
        <w:pStyle w:val="APA7"/>
        <w:rPr>
          <w:ins w:id="9027" w:author="Revision Claude" w:date="2026-10-19T00:00:00Z"/>
        </w:rPr>
      </w:pPr>
      <w:ins w:id="9028" w:author="Revision Claude" w:date="2026-10-19T00:00:00Z">
        <w:r>
          <w:t xml:space="preserve">Asimismo, Abouelmagd et al. (2024) demostraron que las redes de cápsulas optimizadas preservan propiedades como la posición relativa, la rotación y la escala de las manchas patológicas sobre la hoja, disminuyendo el riesgo de sobreajuste, mientras que Nawaz et al. (2022) evidenciaron que las técnicas de localización y clasificación profunda permiten aislar variaciones morfológicas sutiles causadas por agentes patógenos. En la misma línea, Liu et al. (2018) demostraron que las arquitecturas convolucionales profundas optimizan la extracción de características de las lesiones foliares. La vigencia de este enfoque se confirma en estudios recientes sobre enfermedades foliares de diversos cultivos, que comparan y combinan arquitecturas de aprendizaje profundo y aprendizaje automático (Bansal et al., 2026; Ghosh et al., 2025; Kim &amp; Seo, 2025; Mahapatra et al., 2026; Osmenaj et al., 2025; Sujatha et al., 2025).</w:t>
        </w:r>
      </w:ins>
    </w:p>
    <w:p>
      <w:pPr>
        <w:pStyle w:val="APA7"/>
        <w:rPr>
          <w:ins w:id="9029" w:author="Revision Claude" w:date="2026-10-19T00:00:00Z"/>
        </w:rPr>
      </w:pPr>
      <w:commentRangeStart w:id="4"/>
      <w:ins w:id="9030" w:author="Revision Claude" w:date="2026-10-19T00:00:00Z">
        <w:r>
          <w:t xml:space="preserve">Respecto a la detección de objetos y la arquitectura YOLO, según Redmon et al. (2016), la detección de objetos consiste en localizar mediante cajas delimitadoras (bounding boxes) y clasificar simultáneamente los objetos presentes en una imagen. La arquitectura YOLO (You Only Look Once) aborda esta tarea como un único problema de regresión, prediciendo en una sola pasada de la red las coordenadas de las cajas y las probabilidades de cada clase, lo que la hace adecuada para aplicaciones en tiempo real. Su evolución ha dado lugar a versiones como YOLO11, desarrollada por Ultralytics, que integra mejoras en la extracción de características y ofrece modelos de distintos tamaños según los recursos de cómputo disponibles (Jocher &amp; Qiu, 2024). En la agricultura, Wang y He (2021) demostraron que los modelos de la familia YOLO son precisos y computacionalmente eficientes para detectar objetivos biológicos en entornos no controlados.</w:t>
        </w:r>
      </w:ins>
      <w:commentRangeEnd w:id="4"/>
      <w:r>
        <w:commentReference w:id="4"/>
      </w:r>
    </w:p>
    <w:p>
      <w:pPr>
        <w:pStyle w:val="APA7"/>
        <w:rPr>
          <w:ins w:id="9031" w:author="Revision Claude" w:date="2026-10-19T00:00:00Z"/>
        </w:rPr>
      </w:pPr>
      <w:ins w:id="9032" w:author="Revision Claude" w:date="2026-10-19T00:00:00Z">
        <w:r>
          <w:t xml:space="preserve">En cuanto a las métricas de evaluación de los detectores, según Padilla et al. (2020), el desempeño de un modelo de detección se evalúa a partir de la intersección sobre la unión (IoU), que mide el grado de superposición entre la caja predicha y la caja real; con base en un umbral de IoU, cada detección se considera verdadera positiva o falsa positiva. A partir de ello se calculan la precisión (proporción de detecciones correctas), el recall o sensibilidad (proporción de objetos reales detectados) y el F1-score (media armónica de ambas). La precisión promedio (AP) resume la curva precisión-recall de cada clase, y su promedio entre clases constituye la mAP (mean Average Precision), reportada habitualmente con un umbral de IoU de 0.50 (mAP50) y como promedio entre umbrales de 0.50 a 0.95 (mAP50-95).</w:t>
        </w:r>
      </w:ins>
    </w:p>
    <w:p w14:paraId="563FD824" w14:textId="77777777" w:rsidR="00AA5353" w:rsidRDefault="00AA5353" w:rsidP="00AA5353">
      <w:pPr>
        <w:pStyle w:val="APA7"/>
      </w:pPr>
    </w:p>
    <w:p w14:paraId="2C407D25" w14:textId="6A09FDA2" w:rsidR="00AA5353" w:rsidRDefault="003F79E7" w:rsidP="00AA5353">
      <w:pPr>
        <w:pStyle w:val="APA7"/>
      </w:pPr>
      <w:r>
        <w:t xml:space="preserve">Sobre el dataset fitosanitario, según </w:t>
      </w:r>
      <w:del w:id="9033" w:author="Revision Claude" w:date="2026-10-19T00:00:00Z">
        <w:r>
          <w:delText xml:space="preserve">Capcha-Collazos et al. (2025)</w:delText>
        </w:r>
      </w:del>
      <w:ins w:id="9034" w:author="Revision Claude" w:date="2026-10-19T00:00:00Z">
        <w:r>
          <w:t xml:space="preserve">Capcha Collazos et al. (2025)</w:t>
        </w:r>
      </w:ins>
      <w:r>
        <w:t xml:space="preserve"> mencionan que la recopilación y estructuración de datos constituye un componente fundamental para el entrenamiento de modelos predictivos orientados al diagnóstico de enfermedades y plagas agrícolas. Por otra parte, de acuerdo con los autores definen que un dataset fitosanitario está conformado por un conjunto de imágenes digitales previamente organizadas y etiquetadas de acuerdo con las diferentes clases de salud o enfermedad presentes en los especímenes analizados. Además, afirman que el adecuado balance entre las clases y la diversidad de las imágenes capturadas son factores determinantes para mejorar la capacidad de generalización del algoritmo y favorecer su desempeño en escenarios agrícolas reales.</w:t>
      </w:r>
    </w:p>
    <w:p w14:paraId="6CEA37F1" w14:textId="77777777" w:rsidR="003F79E7" w:rsidRDefault="003F79E7" w:rsidP="00AA5353">
      <w:pPr>
        <w:pStyle w:val="APA7"/>
      </w:pPr>
      <w:del w:id="9035" w:author="Revision Claude" w:date="2026-10-19T00:00:00Z">
        <w:r>
          <w:delText xml:space="preserve">Sobre el cultivo de palta (Persea americana Mill.), según Capcha-Collazos et al. (2025) mencionan que el cultivo de aguacate constituye una actividad agroindustrial de importancia, aunque durante su desarrollo se encuentra expuesto a diversos agentes patógenos e insectos plaga que pueden afectar la estructura de las hojas y frutos y, consecuentemente, su calidad comercial. De acuerdo con los autores mencionan que las afecciones fitosanitarias pueden producir alteraciones cromáticas y lesiones necróticas en los tejidos vegetales, afectando el desarrollo normal de la planta. A su vez, declaran que entre las principales amenazas para el aguacate Hass se encuentran los daños mecánicos, las virosis y los ataques de determinados insectos y ácaros, destacando la presencia de Tetranychus urticae, conocida como arañita roja, debido a las consecuencias económicas que puede generar cuando no es detectada oportunamente.</w:delText>
        </w:r>
      </w:del>
      <w:ins w:id="9036" w:author="Revision Claude" w:date="2026-10-19T00:00:00Z">
        <w:r>
          <w:t xml:space="preserve">Sobre el cultivo de palta (Persea americana Mill.), según Arévalo y Bonilla (2025), el aguacate variedad Hass es altamente vulnerable a diversas plagas y enfermedades que afectan principalmente el follaje y el fruto, entre ellas la antracnosis, los trips, los barrenadores y los ácaros, cuyo daño altera los tejidos de la planta y merma la calidad comercial del producto. Asimismo, Capcha Collazos et al. (2025) destacan la presencia de Tetranychus urticae, conocida como arañita roja, como una de las plagas que afectan las hojas de la palta Hass y cuya detección oportuna resulta necesaria para aplicar medidas de control. Por su parte, Campos-Ferreira y González-Camacho (2021) señalan que el fruto de aguacate en postcosecha es susceptible a hongos fitopatógenos que reducen su calidad, lo que genera pérdidas económicas para el productor.</w:t>
        </w:r>
      </w:ins>
    </w:p>
    <w:p w14:paraId="16737A8D" w14:textId="77777777" w:rsidR="003F79E7" w:rsidRDefault="003F79E7" w:rsidP="00AA5353">
      <w:pPr>
        <w:pStyle w:val="APA7"/>
      </w:pPr>
      <w:r>
        <w:t xml:space="preserve">Con respecto sobre la sintomatología de plagas y enfermedades en el aguacate Hass, Arévalo y Bonilla (2025) mencionan que la identificación de afecciones fitosanitarias se ha desarrollado a partir de la observación de características presentes en </w:t>
        <w:lastRenderedPageBreak/>
        <w:t xml:space="preserve">hojas y frutos, considerando aspectos relacionados con las lesiones y sus patrones morfológicos. Así mismo, los autores definen el análisis de características geométricas y espectrales como un medio que permite identificar y diferenciar posibles afecciones como la antracnosis, el daño ocasionado por trips, el escarabajo barrenador y la presencia de ácaros. Además, mencionan que el reconocimiento de patrones visuales, manchas y alteraciones en los tejidos vegetales constituye un elemento importante para orientar los procedimientos de control fitosanitario y determinar los tratamientos adecuados para cada caso.</w:t>
      </w:r>
    </w:p>
    <w:p w14:paraId="5D986D5E" w14:textId="77777777" w:rsidR="003F79E7" w:rsidRDefault="003F79E7" w:rsidP="00AA5353">
      <w:pPr>
        <w:pStyle w:val="APA7"/>
      </w:pPr>
      <w:del w:id="9037" w:author="Revision Claude" w:date="2026-10-19T00:00:00Z">
        <w:r>
          <w:delText>Según Campos-Ferreira y González-Camacho (2021) el estrés biótico foliar se refiere a una condición que se relaciona con alteraciones nutricionales y estructurales que afectan el desarrollo normal de las plantas, generando modificaciones visibles y microscópicas en sus diferentes tejidos. Además, los autores mencionan que el estrés biótico foliar se refiere a las alteraciones del tejido foliar que pueden estar relacionadas con procesos patógenos y otros factores que afectan la capacidad de la planta para absorber y procesar adecuadamente los nutrientes. Por otra parte, mencionan que estas condiciones pueden manifestarse mediante síntomas visibles como la clorosis y la pérdida prematura de hojas, afectando la capacidad fotosintética de la planta y, en consecuencia, su desarrollo y productividad.</w:delText>
        </w:r>
      </w:del>
      <w:ins w:id="9038" w:author="Revision Claude" w:date="2026-10-19T00:00:00Z">
        <w:r>
          <w:t xml:space="preserve">Respecto al estrés biótico foliar, según Zhao et al. (2025), las enfermedades de las plantas causan daño directo a los tejidos vegetales mediante el parasitismo, la absorción de nutrientes y la destrucción de la estructura celular, lo que se manifiesta en síntomas visibles como manchas foliares, pudriciones y deformaciones del fruto. A esta condición, originada por organismos vivos como hongos, bacterias, virus, insectos y ácaros, se le denomina estrés biótico, y se diferencia del estrés abiótico, provocado por factores no vivos como el déficit hídrico o las deficiencias nutricionales. Esta distinción es relevante para la presente investigación, debido a que el sistema de visión computacional debe reconocer tanto síntomas de origen biótico (antracnosis y daño por plagas) como de origen abiótico (deficiencia nutricional), cuyos patrones visuales, como la clorosis y la necrosis, pueden presentarse de forma similar en el follaje.</w:t>
        </w:r>
      </w:ins>
    </w:p>
    <w:p w14:paraId="10DBC264" w14:textId="77777777" w:rsidR="003F79E7" w:rsidRDefault="003F79E7" w:rsidP="00AA5353">
      <w:pPr>
        <w:pStyle w:val="APA7"/>
      </w:pPr>
      <w:commentRangeStart w:id="0"/>
      <w:r>
        <w:t xml:space="preserve">Según Mendoza (2012) el proceso de inspección y control en campo se refiere a un conjunto de actividades orientadas a medir, registrar y revisar las condiciones y el desempeño de un cultivo, con la finalidad de identificar oportunamente anomalías y mantener las condiciones sanitarias dentro de los estándares establecidos. Por otro lado, de acuerdo con el autor indican que el proceso permite verificar las condiciones reales de las parcelas y establecer medidas correctivas frente a problemas relacionados con el </w:t>
        <w:lastRenderedPageBreak/>
        <w:t xml:space="preserve">manejo fitosanitario. Así mismo, mencionan que en el contexto de la agricultura de precisión, estas actividades pueden complementarse con herramientas tecnológicas que permitan automatizar la inspección y facilitar la toma de decisiones relacionadas con el control de plagas y enfermedades.</w:t>
      </w:r>
      <w:commentRangeEnd w:id="0"/>
      <w:r>
        <w:commentReference w:id="0"/>
      </w:r>
    </w:p>
    <w:p w14:paraId="62E4D6AB" w14:textId="726F2BA5" w:rsidR="003F79E7" w:rsidRDefault="003F79E7" w:rsidP="00AA5353">
      <w:pPr>
        <w:pStyle w:val="APA7"/>
      </w:pPr>
      <w:r>
        <w:t xml:space="preserve">Según Alhammad et al. (2025) el control del desempeño del algoritmo representa una medida que permite evaluar la capacidad de un modelo de inteligencia artificial para detectar y clasificar determinadas condiciones a partir de imágenes obtenidas en escenarios reales. De acuerdo con los autores la evaluación del desempeño son actividades que pueden realizarse mediante la comparación de los resultados generados por el modelo con los obtenidos mediante una inspección experta, permitiendo identificar diferencias y determinar el nivel de precisión del sistema. Además, Según los autores hacen mención que entre las métricas empleadas para evaluar el rendimiento de los modelos de clasificación se encuentran la precisión, el recall y el F1-Score, las cuales permiten analizar diferentes aspectos relacionados con la capacidad predictiva del algoritmo.</w:t>
      </w:r>
    </w:p>
    <w:p w14:paraId="04C9242A" w14:textId="3D9D5463" w:rsidR="00AA5353" w:rsidRDefault="003F79E7" w:rsidP="00AA5353">
      <w:pPr>
        <w:pStyle w:val="APA7"/>
      </w:pPr>
      <w:commentRangeStart w:id="1"/>
      <w:r>
        <w:t xml:space="preserve">Según Rodríguez et al. (2018) el tiempo de detección representan un indicador relevante para evaluar la eficiencia de los procesos de inspección y atención fitosanitaria. Además, de acuerdo con los autores el análisis de los aspectos temporales son fundamentales para comprender el número de árboles inspeccionados por hora, el tiempo requerido para procesar las imágenes y la capacidad de respuesta frente a la aparición de un brote de plaga o enfermedad. También, mencionan que el registro de indicadores temporales permite disponer de información cuantitativa para apoyar la toma de decisiones por parte de los responsables de la gestión agrícola, especialmente </w:t>
        <w:lastRenderedPageBreak/>
        <w:t>cuando se requiere una respuesta rápida ante la identificación de posibles focos de infección.</w:t>
      </w:r>
      <w:commentRangeEnd w:id="1"/>
      <w:r>
        <w:commentReference w:id="1"/>
      </w:r>
    </w:p>
    <w:p w14:paraId="37A4AF4B" w14:textId="5DAC54CD" w:rsidR="003F79E7" w:rsidRDefault="003F79E7" w:rsidP="00DB2725">
      <w:pPr>
        <w:pStyle w:val="APA7"/>
      </w:pPr>
      <w:commentRangeStart w:id="2"/>
      <w:bookmarkStart w:id="25" w:name="_Toc202638432"/>
      <w:bookmarkStart w:id="26" w:name="_Toc202638489"/>
      <w:bookmarkStart w:id="27" w:name="_Toc202638649"/>
      <w:bookmarkStart w:id="28" w:name="_Toc202640381"/>
      <w:bookmarkStart w:id="29" w:name="_Toc208414347"/>
      <w:bookmarkStart w:id="30" w:name="_Toc208772349"/>
      <w:r>
        <w:t xml:space="preserve">Según Capurro et al. (2007) mencionan que el diagnóstico puede comprender un proceso de análisis basado en la extracción de características visuales presentes en las muestras evaluadas. Además, los autores definen estas características visuales como elementos que incluyen el color, la textura y el contorno de las lesiones presentes en las hojas o frutos. Por otro lado, mencionan que a partir de dicha información, el algoritmo procesa los datos obtenidos y establece una clasificación de la muestra de acuerdo con las características identificadas; de esta manera, el diagnóstico fitosanitario automatizado permite analizar de forma sistemática grandes cantidades de muestras durante el proceso de inspección, contribuyendo a la identificación oportuna de posibles condiciones de enfermedad o estrés en los cultivos.</w:t>
      </w:r>
      <w:commentRangeEnd w:id="2"/>
      <w:r>
        <w:commentReference w:id="2"/>
      </w:r>
    </w:p>
    <w:p w14:paraId="45EAEC33" w14:textId="2A27102F" w:rsidR="00C73205" w:rsidRPr="00DB2725" w:rsidRDefault="00C73205" w:rsidP="00DB2725">
      <w:pPr>
        <w:pStyle w:val="APA7"/>
        <w:rPr>
          <w:b/>
          <w:bCs/>
        </w:rPr>
      </w:pPr>
      <w:r>
        <w:rPr>
          <w:b/>
          <w:bCs/>
        </w:rPr>
        <w:t>Justificación</w:t>
      </w:r>
      <w:bookmarkEnd w:id="25"/>
      <w:bookmarkEnd w:id="26"/>
      <w:bookmarkEnd w:id="27"/>
      <w:bookmarkEnd w:id="28"/>
      <w:bookmarkEnd w:id="29"/>
      <w:bookmarkEnd w:id="30"/>
    </w:p>
    <w:p w14:paraId="4F6D461F" w14:textId="67E841B5" w:rsidR="00F730FD" w:rsidRPr="00F730FD" w:rsidRDefault="00F730FD" w:rsidP="00F730FD">
      <w:pPr>
        <w:pStyle w:val="APA7"/>
      </w:pPr>
      <w:r>
        <w:t>La presente investigación es necesaria y pertinente en un contexto donde el sector agrícola enfrenta dificultades para realizar procesos de inspección fitosanitaria de manera rápida y precisa. En los cultivos de palta Hass, la identificación de plagas, enfermedades y alteraciones morfológicas se realiza principalmente mediante inspecciones visuales que pueden demandar un considerable esfuerzo operativo y estar sujetas a errores humanos. Ante esta problemática, el desarrollo de tecnologías basadas en visión artificial y aprendizaje profundo representa una alternativa para automatizar el análisis de imágenes obtenidas directamente en los campos de cultivo, especialmente bajo condiciones variables de iluminación, densidad de follaje y características propias de los entornos agrícolas de la región La Libertad.</w:t>
      </w:r>
    </w:p>
    <w:p w14:paraId="4D2D0B34" w14:textId="756CBEFF" w:rsidR="00F730FD" w:rsidRPr="00F730FD" w:rsidRDefault="00F730FD" w:rsidP="00F730FD">
      <w:pPr>
        <w:pStyle w:val="APA7"/>
      </w:pPr>
      <w:r>
        <w:t xml:space="preserve">Desde un enfoque teórico, esta investigación busca aportar conocimiento empírico sobre la aplicación y el comportamiento de algoritmos de visión artificial, específicamente arquitecturas de aprendizaje profundo (Deep Learning), en entornos agrícolas no controlados. La investigación permitirá evaluar la capacidad de las redes neuronales convolucionales para procesar y clasificar características visuales complejas, </w:t>
      </w:r>
      <w:del w:id="9039" w:author="Revision Claude" w:date="2026-10-19T00:00:00Z">
        <w:r>
          <w:delText xml:space="preserve">como la identificación de frutos verdes sobre follaje verde</w:delText>
        </w:r>
      </w:del>
      <w:ins w:id="9040" w:author="Revision Claude" w:date="2026-10-19T00:00:00Z">
        <w:r>
          <w:t xml:space="preserve">como las lesiones, manchas y alteraciones cromáticas presentes en hojas y frutos de palta</w:t>
        </w:r>
      </w:ins>
      <w:r>
        <w:t xml:space="preserve">, considerando las condiciones naturales presentes durante la captura de imágenes. En este sentido, el estudio contribuirá a fortalecer el conocimiento relacionado con la aplicación de técnicas de inteligencia artificial en la agricultura de precisión, estableciendo una relación entre los fundamentos teóricos de los modelos predictivos y su aplicación en escenarios agrícolas reales.</w:t>
      </w:r>
    </w:p>
    <w:p w14:paraId="0FF314D1" w14:textId="50B551B1" w:rsidR="00F730FD" w:rsidRPr="00F730FD" w:rsidRDefault="00F730FD" w:rsidP="00F730FD">
      <w:pPr>
        <w:pStyle w:val="APA7"/>
      </w:pPr>
      <w:r>
        <w:t>A nivel académico, esta investigación aporta a la línea de aplicación de tecnologías de inteligencia artificial y visión computacional en el sector agrícola, integrando conocimientos propios de la Ingeniería de Sistemas Computacionales con necesidades relacionadas con la producción y el monitoreo fitosanitario. Asimismo, el estudio permitirá generar evidencia sobre el comportamiento de modelos de aprendizaje profundo cuando son utilizados para analizar imágenes obtenidas directamente en campos de cultivo, considerando las condiciones propias de estos entornos. En ese sentido, los resultados obtenidos podrán constituirse en un referente para futuras investigaciones orientadas al desarrollo de sistemas inteligentes destinados al monitoreo de cultivos, detección de plagas, identificación de enfermedades y automatización de procesos agrícolas.</w:t>
      </w:r>
    </w:p>
    <w:p w14:paraId="6B4B7C84" w14:textId="570BCDF7" w:rsidR="00F730FD" w:rsidRPr="00F730FD" w:rsidRDefault="00F730FD" w:rsidP="00F730FD">
      <w:pPr>
        <w:pStyle w:val="APA7"/>
      </w:pPr>
      <w:r>
        <w:t xml:space="preserve">A nivel práctico, esta investigación se justifica porque propone una solución tecnológica orientada a optimizar el proceso de inspección y diagnóstico en los cultivos </w:t>
        <w:lastRenderedPageBreak/>
        <w:t>de palta Hass de la localidad de Chao. La implementación de un sistema de visión artificial permitirá automatizar parte del proceso de análisis visual, facilitando la identificación temprana de posibles plagas, enfermedades o alteraciones en los frutos y hojas. Asimismo, el sistema podrá contribuir a disminuir el tiempo requerido para realizar las inspecciones y proporcionar información que facilite la toma de decisiones agronómicas y operativas. De esta manera, la propuesta busca contribuir a mejorar el control fitosanitario del cultivo y disminuir las pérdidas asociadas con la detección tardía de anomalías.</w:t>
      </w:r>
    </w:p>
    <w:p w14:paraId="5B16EEAE" w14:textId="7AFD486A" w:rsidR="00CA4804" w:rsidRPr="00F730FD" w:rsidRDefault="00F730FD" w:rsidP="00F730FD">
      <w:pPr>
        <w:pStyle w:val="APA7"/>
      </w:pPr>
      <w:r>
        <w:t xml:space="preserve">Finalmente, desde una perspectiva metodológica, la investigación permitirá establecer un procedimiento para la aplicación y evaluación de modelos de aprendizaje profundo en condiciones agrícolas reales. Para ello, se considerará el uso de un dataset fitosanitario compuesto por imágenes representativas del cultivo y se evaluará el desempeño del algoritmo mediante métricas estandarizadas como precisión, recall y F1-Score. Asimismo, se considerará el tiempo de detección como un indicador para analizar la eficiencia del sistema durante el proceso de inspección. En este sentido, la metodología propuesta podrá servir como referencia para futuras investigaciones que busquen implementar sistemas de visión artificial destinados al diagnóstico automatizado de condiciones fitosanitarias en cultivos agrícolas. </w:t>
        <w:tab/>
      </w:r>
    </w:p>
    <w:p w14:paraId="5713E3D9" w14:textId="2ACD6A99" w:rsidR="00CA4804" w:rsidRPr="00F730FD" w:rsidRDefault="00CA4804" w:rsidP="0316632A">
      <w:pPr>
        <w:pStyle w:val="APA7"/>
        <w:rPr>
          <w:b/>
          <w:bCs/>
        </w:rPr>
      </w:pPr>
    </w:p>
    <w:p w14:paraId="116DB947" w14:textId="700F0CCC" w:rsidR="00CA4804" w:rsidRPr="00F730FD" w:rsidRDefault="17ACC9F1" w:rsidP="0316632A">
      <w:pPr>
        <w:pStyle w:val="APA7"/>
        <w:rPr>
          <w:b/>
          <w:bCs/>
        </w:rPr>
      </w:pPr>
      <w:r>
        <w:rPr>
          <w:b/>
          <w:bCs/>
        </w:rPr>
        <w:t>Formulación del problema</w:t>
      </w:r>
      <w:r>
        <w:t xml:space="preserve">   </w:t>
        <w:tab/>
        <w:tab/>
        <w:tab/>
        <w:tab/>
        <w:tab/>
        <w:tab/>
      </w:r>
      <w:r>
        <w:rPr>
          <w:b/>
          <w:bCs/>
        </w:rPr>
        <w:t xml:space="preserve">Problema General</w:t>
      </w:r>
    </w:p>
    <w:p w14:paraId="1FF5F5C2" w14:textId="77777777" w:rsidR="00CA4804" w:rsidRPr="00F730FD" w:rsidRDefault="6BDEAAFC" w:rsidP="00F730FD">
      <w:pPr>
        <w:pStyle w:val="APA7"/>
      </w:pPr>
      <w:del w:id="9041" w:author="Revision Claude" w:date="2026-10-19T00:00:00Z">
        <w:r>
          <w:delText xml:space="preserve">¿De qué manera</w:delText>
        </w:r>
      </w:del>
      <w:ins w:id="9042" w:author="Revision Claude" w:date="2026-10-19T00:00:00Z">
        <w:r>
          <w:t xml:space="preserve">¿En qué medida</w:t>
        </w:r>
      </w:ins>
      <w:r>
        <w:t xml:space="preserve"> la implementación de un sistema de visión computacional optimiza la producción de palta Hass en la localidad de Chao, provincia de Virú, región La Libertad, 2026? </w:t>
      </w:r>
    </w:p>
    <w:p w14:paraId="516F2DAD" w14:textId="3499B37B" w:rsidR="00CA4804" w:rsidRPr="00F730FD" w:rsidRDefault="6BDEAAFC" w:rsidP="0316632A">
      <w:pPr>
        <w:pStyle w:val="APA7"/>
        <w:rPr>
          <w:b/>
          <w:bCs/>
        </w:rPr>
      </w:pPr>
      <w:r>
        <w:rPr>
          <w:b/>
          <w:bCs/>
        </w:rPr>
        <w:lastRenderedPageBreak/>
        <w:t>Problemas Específicos</w:t>
      </w:r>
    </w:p>
    <w:p w14:paraId="5CAC2CFB" w14:textId="77777777" w:rsidR="00CA4804" w:rsidRPr="00F730FD" w:rsidRDefault="6BDEAAFC" w:rsidP="00F730FD">
      <w:pPr>
        <w:pStyle w:val="APA7"/>
      </w:pPr>
      <w:del w:id="9043" w:author="Revision Claude" w:date="2026-10-19T00:00:00Z">
        <w:r>
          <w:delText xml:space="preserve">¿De qué manera</w:delText>
        </w:r>
      </w:del>
      <w:ins w:id="9044" w:author="Revision Claude" w:date="2026-10-19T00:00:00Z">
        <w:r>
          <w:t xml:space="preserve">¿En qué medida</w:t>
        </w:r>
      </w:ins>
      <w:r>
        <w:t xml:space="preserve"> la implementación de un sistema de visión computacional mejora la precisión en el diagnóstico fitosanitario de la palta Hass en la localidad de Chao, provincia de Virú, región La Libertad, 2026?</w:t>
      </w:r>
    </w:p>
    <w:p w14:paraId="02842402" w14:textId="77777777" w:rsidR="00CA4804" w:rsidRPr="00F730FD" w:rsidRDefault="6BDEAAFC" w:rsidP="00F730FD">
      <w:pPr>
        <w:pStyle w:val="APA7"/>
      </w:pPr>
      <w:del w:id="9045" w:author="Revision Claude" w:date="2026-10-19T00:00:00Z">
        <w:r>
          <w:delText xml:space="preserve">¿De qué manera</w:delText>
        </w:r>
      </w:del>
      <w:ins w:id="9046" w:author="Revision Claude" w:date="2026-10-19T00:00:00Z">
        <w:r>
          <w:t xml:space="preserve">¿En qué medida</w:t>
        </w:r>
      </w:ins>
      <w:r>
        <w:t xml:space="preserve"> la implementación de un sistema de visión computacional reduce el tiempo de inspección fitosanitaria en la producción de palta Hass en la localidad de Chao, provincia de Virú, región La Libertad, 2026?</w:t>
      </w:r>
    </w:p>
    <w:p w14:paraId="271A29CD" w14:textId="77777777" w:rsidR="00CA4804" w:rsidRPr="00F730FD" w:rsidRDefault="6BDEAAFC" w:rsidP="00F730FD">
      <w:pPr>
        <w:pStyle w:val="APA7"/>
      </w:pPr>
      <w:del w:id="9047" w:author="Revision Claude" w:date="2026-10-19T00:00:00Z">
        <w:r>
          <w:delText xml:space="preserve">¿De qué manera</w:delText>
        </w:r>
      </w:del>
      <w:ins w:id="9048" w:author="Revision Claude" w:date="2026-10-19T00:00:00Z">
        <w:r>
          <w:t xml:space="preserve">¿En qué medida</w:t>
        </w:r>
      </w:ins>
      <w:r>
        <w:t xml:space="preserve"> la implementación de un sistema de visión computacional disminuye las pérdidas por descarte del fruto de palta Hass en la localidad de Chao, provincia de Virú, región La Libertad, 2026? </w:t>
      </w:r>
    </w:p>
    <w:p w14:paraId="600EB4D5" w14:textId="5276240E" w:rsidR="00CA4804" w:rsidRPr="00F730FD" w:rsidRDefault="6BDEAAFC" w:rsidP="0316632A">
      <w:pPr>
        <w:pStyle w:val="APA7"/>
        <w:rPr>
          <w:b/>
          <w:bCs/>
        </w:rPr>
      </w:pPr>
      <w:r>
        <w:rPr>
          <w:b/>
          <w:bCs/>
        </w:rPr>
        <w:t>Objetivos</w:t>
      </w:r>
    </w:p>
    <w:p w14:paraId="3BB4F49F" w14:textId="77777777" w:rsidR="00CA4804" w:rsidRPr="00F730FD" w:rsidRDefault="6BDEAAFC" w:rsidP="0316632A">
      <w:pPr>
        <w:pStyle w:val="APA7"/>
        <w:rPr>
          <w:b/>
          <w:bCs/>
        </w:rPr>
      </w:pPr>
      <w:r>
        <w:rPr>
          <w:b/>
          <w:bCs/>
        </w:rPr>
        <w:t xml:space="preserve"> Objetivo General</w:t>
      </w:r>
    </w:p>
    <w:p w14:paraId="13CDC858" w14:textId="3CD675A1" w:rsidR="00CA4804" w:rsidRPr="00F730FD" w:rsidRDefault="6BDEAAFC" w:rsidP="00F730FD">
      <w:pPr>
        <w:pStyle w:val="APA7"/>
      </w:pPr>
      <w:r>
        <w:rPr>
          <w:lang w:val="es-PE"/>
        </w:rPr>
        <w:t xml:space="preserve"> </w:t>
      </w:r>
      <w:r>
        <w:t>Determinar de qué manera la implementación de un sistema de visión computacional optimiza la producción de palta Hass en la localidad de Chao, provincia de Virú, región La Libertad, 2026.</w:t>
      </w:r>
    </w:p>
    <w:p w14:paraId="5563B10A" w14:textId="77777777" w:rsidR="00CA4804" w:rsidRPr="00F730FD" w:rsidRDefault="6BDEAAFC" w:rsidP="0316632A">
      <w:pPr>
        <w:pStyle w:val="APA7"/>
        <w:rPr>
          <w:b/>
          <w:bCs/>
        </w:rPr>
      </w:pPr>
      <w:r>
        <w:rPr>
          <w:b/>
          <w:bCs/>
        </w:rPr>
        <w:t xml:space="preserve">Objetivos Específicos </w:t>
      </w:r>
    </w:p>
    <w:p w14:paraId="772D7E86" w14:textId="436F3DC0" w:rsidR="00F730FD" w:rsidRDefault="6BDEAAFC" w:rsidP="002965B6">
      <w:pPr>
        <w:widowControl/>
        <w:spacing w:before="120"/>
        <w:jc w:val="both"/>
        <w:rPr>
          <w:b/>
          <w:bCs/>
          <w:lang w:eastAsia="es-PE"/>
        </w:rPr>
      </w:pPr>
      <w:r>
        <w:rPr>
          <w:rFonts w:eastAsia="Times New Roman"/>
          <w:color w:val="000000" w:themeColor="text1"/>
          <w:lang w:eastAsia="es-PE"/>
        </w:rPr>
        <w:t>Determinar de qué manera la implementación de un sistema de visión computacional mejora la precisión en el diagnóstico fitosanitario de la palta Hass en la localidad de Chao, provincia de Virú, región La Libertad, 2026.</w:t>
      </w:r>
      <w:bookmarkStart w:id="31" w:name="_Toc165296240"/>
      <w:bookmarkStart w:id="32" w:name="_Toc5178326"/>
      <w:bookmarkStart w:id="33" w:name="_Toc165296239"/>
      <w:bookmarkEnd w:id="17"/>
      <w:bookmarkEnd w:id="18"/>
    </w:p>
    <w:p w14:paraId="3C4CD517" w14:textId="217CEE9A" w:rsidR="00F730FD" w:rsidRDefault="00F730FD" w:rsidP="00F730FD">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reduce el tiempo de inspección fitosanitaria en la producción de palta Hass en la localidad de Chao, provincia de Virú, región La Libertad, 2026.</w:t>
      </w:r>
    </w:p>
    <w:p w14:paraId="3B407888" w14:textId="77777777" w:rsidR="002965B6" w:rsidRDefault="00F730FD" w:rsidP="002965B6">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disminuye las pérdidas por descarte del fruto de palta Hass en la localidad de Chao, provincia de Virú, región La Libertad, 2026.</w:t>
      </w:r>
    </w:p>
    <w:p w14:paraId="1D417D8F" w14:textId="6D824FE8" w:rsidR="004C5154" w:rsidRPr="00DB2725" w:rsidRDefault="004C5154" w:rsidP="002965B6">
      <w:pPr>
        <w:widowControl/>
        <w:autoSpaceDE/>
        <w:autoSpaceDN/>
        <w:spacing w:before="120"/>
        <w:jc w:val="both"/>
        <w:rPr>
          <w:b/>
          <w:bCs/>
        </w:rPr>
      </w:pPr>
      <w:r>
        <w:rPr>
          <w:b/>
          <w:bCs/>
        </w:rPr>
        <w:lastRenderedPageBreak/>
        <w:t>Hipótesis</w:t>
      </w:r>
      <w:bookmarkEnd w:id="31"/>
    </w:p>
    <w:p w14:paraId="747A9E47" w14:textId="77777777" w:rsidR="004C5154" w:rsidRPr="00DB2725" w:rsidRDefault="004C5154" w:rsidP="00DB2725">
      <w:pPr>
        <w:pStyle w:val="APA7"/>
        <w:rPr>
          <w:b/>
          <w:bCs/>
        </w:rPr>
      </w:pPr>
      <w:bookmarkStart w:id="34" w:name="_Toc202638428"/>
      <w:bookmarkStart w:id="35" w:name="_Toc202638485"/>
      <w:bookmarkStart w:id="36" w:name="_Toc202638645"/>
      <w:bookmarkStart w:id="37" w:name="_Toc202640377"/>
      <w:bookmarkStart w:id="38" w:name="_Toc208414348"/>
      <w:bookmarkStart w:id="39" w:name="_Toc208772350"/>
      <w:r>
        <w:rPr>
          <w:b/>
          <w:bCs/>
        </w:rPr>
        <w:t>Hipótesis General (HG)</w:t>
      </w:r>
      <w:bookmarkEnd w:id="34"/>
      <w:bookmarkEnd w:id="35"/>
      <w:bookmarkEnd w:id="36"/>
      <w:bookmarkEnd w:id="37"/>
      <w:bookmarkEnd w:id="38"/>
      <w:bookmarkEnd w:id="39"/>
      <w:r>
        <w:rPr>
          <w:b/>
          <w:bCs/>
        </w:rPr>
        <w:t> </w:t>
      </w:r>
    </w:p>
    <w:p w14:paraId="1B449FCF" w14:textId="77777777" w:rsidR="00F730FD" w:rsidRDefault="00F730FD" w:rsidP="00DB2725">
      <w:pPr>
        <w:pStyle w:val="APA7"/>
      </w:pPr>
      <w:commentRangeStart w:id="5"/>
      <w:bookmarkStart w:id="40" w:name="_Toc202638430"/>
      <w:bookmarkStart w:id="41" w:name="_Toc202638487"/>
      <w:bookmarkStart w:id="42" w:name="_Toc202638647"/>
      <w:bookmarkStart w:id="43" w:name="_Toc202640379"/>
      <w:bookmarkStart w:id="44" w:name="_Toc208414349"/>
      <w:bookmarkStart w:id="45" w:name="_Toc208772351"/>
      <w:r>
        <w:t xml:space="preserve">La implementación de un sistema de visión computacional optimiza significativamente la producción de palta Hass en la localidad de Chao, provincia de Virú, región La Libertad, 2026 </w:t>
      </w:r>
      <w:commentRangeEnd w:id="5"/>
      <w:r>
        <w:commentReference w:id="5"/>
      </w:r>
    </w:p>
    <w:p w14:paraId="5174528E" w14:textId="4DD2639F" w:rsidR="004C5154" w:rsidRPr="00DB2725" w:rsidRDefault="004C5154" w:rsidP="00DB2725">
      <w:pPr>
        <w:pStyle w:val="APA7"/>
        <w:rPr>
          <w:b/>
          <w:bCs/>
        </w:rPr>
      </w:pPr>
      <w:r>
        <w:rPr>
          <w:b/>
          <w:bCs/>
        </w:rPr>
        <w:t>Hipótesis Específicas (HE)</w:t>
      </w:r>
      <w:bookmarkEnd w:id="40"/>
      <w:bookmarkEnd w:id="41"/>
      <w:bookmarkEnd w:id="42"/>
      <w:bookmarkEnd w:id="43"/>
      <w:bookmarkEnd w:id="44"/>
      <w:bookmarkEnd w:id="45"/>
    </w:p>
    <w:p w14:paraId="7AC0AAD8" w14:textId="77777777" w:rsidR="00F730FD" w:rsidRDefault="00F730FD" w:rsidP="00DB2725">
      <w:pPr>
        <w:pStyle w:val="APA7"/>
      </w:pPr>
      <w:r>
        <w:t xml:space="preserve">La implementación de un sistema de visión computacional mejora significativamente la precisión en el diagnóstico fitosanitario </w:t>
      </w:r>
      <w:del w:id="9091" w:author="Revision Claude" w:date="2026-10-19T00:00:00Z">
        <w:r>
          <w:delText xml:space="preserve">de la palta Hass en la localidad</w:delText>
        </w:r>
      </w:del>
      <w:ins w:id="9092" w:author="Revision Claude" w:date="2026-10-19T00:00:00Z">
        <w:r>
          <w:t xml:space="preserve">de la palta Hass, alcanzando un desempeño del modelo igual o superior al 70 % en mAP50, en la localidad</w:t>
        </w:r>
      </w:ins>
      <w:r>
        <w:t xml:space="preserve"> de Chao, provincia de Virú, región La Libertad, 2026. </w:t>
      </w:r>
    </w:p>
    <w:p w14:paraId="748FAD7E" w14:textId="77777777" w:rsidR="00F730FD" w:rsidRDefault="00F730FD" w:rsidP="00DB2725">
      <w:pPr>
        <w:pStyle w:val="APA7"/>
      </w:pPr>
      <w:r>
        <w:t xml:space="preserve">La implementación de un sistema de visión computacional reduce significativamente el tiempo de inspección fitosanitaria en la producción de palta Hass en la localidad de Chao, provincia de Virú, región La Libertad, 2026. </w:t>
      </w:r>
    </w:p>
    <w:p w14:paraId="59EDF244" w14:textId="5FB80480" w:rsidR="0097528E" w:rsidRPr="0097528E" w:rsidRDefault="5A120ECF" w:rsidP="00DB2725">
      <w:pPr>
        <w:pStyle w:val="APA7"/>
        <w:sectPr w:rsidR="0097528E" w:rsidRPr="0097528E" w:rsidSect="00B5255F">
          <w:pgSz w:w="11906" w:h="16838"/>
          <w:pgMar w:top="1417" w:right="1701" w:bottom="1417" w:left="1701" w:header="708" w:footer="708" w:gutter="0"/>
          <w:cols w:space="708"/>
          <w:docGrid w:linePitch="360"/>
        </w:sectPr>
      </w:pPr>
      <w:r>
        <w:t>La implementación de un sistema de visión computacional disminuye significativamente las pérdidas por descarte del fruto de palta Hass en la localidad de Chao, provincia de Virú, región La Libertad, 2026.</w:t>
      </w:r>
    </w:p>
    <w:p w14:paraId="74975CEC" w14:textId="5683A609" w:rsidR="00373057" w:rsidRPr="00EA7B2A" w:rsidRDefault="00624786" w:rsidP="004C5154">
      <w:pPr>
        <w:pStyle w:val="Ttulo1"/>
        <w:ind w:firstLine="0"/>
      </w:pPr>
      <w:bookmarkStart w:id="46" w:name="_Toc208414350"/>
      <w:bookmarkStart w:id="47" w:name="_Toc208772352"/>
      <w:bookmarkStart w:id="48" w:name="_Toc482715298"/>
      <w:bookmarkEnd w:id="32"/>
      <w:bookmarkEnd w:id="33"/>
      <w:r>
        <w:lastRenderedPageBreak/>
        <w:t>CAPÍTULO II: METODOLOGÍA</w:t>
      </w:r>
      <w:bookmarkEnd w:id="46"/>
      <w:bookmarkEnd w:id="47"/>
    </w:p>
    <w:p w14:paraId="5EED6E1C" w14:textId="77777777" w:rsidR="00E02060" w:rsidRPr="00DB2725" w:rsidRDefault="00E02060" w:rsidP="00DB2725">
      <w:pPr>
        <w:pStyle w:val="APA7"/>
        <w:rPr>
          <w:b/>
          <w:bCs/>
        </w:rPr>
      </w:pPr>
      <w:bookmarkStart w:id="49" w:name="_Toc202638434"/>
      <w:bookmarkStart w:id="50" w:name="_Toc202638491"/>
      <w:bookmarkStart w:id="51" w:name="_Toc202638651"/>
      <w:bookmarkStart w:id="52" w:name="_Toc202640383"/>
      <w:bookmarkStart w:id="53" w:name="_Toc208414351"/>
      <w:bookmarkStart w:id="54" w:name="_Toc208772353"/>
      <w:r>
        <w:rPr>
          <w:b/>
          <w:bCs/>
        </w:rPr>
        <w:t>Enfoque de estudio</w:t>
      </w:r>
      <w:bookmarkEnd w:id="49"/>
      <w:bookmarkEnd w:id="50"/>
      <w:bookmarkEnd w:id="51"/>
      <w:bookmarkEnd w:id="52"/>
      <w:bookmarkEnd w:id="53"/>
      <w:bookmarkEnd w:id="54"/>
    </w:p>
    <w:p w14:paraId="06CC4CFC" w14:textId="77777777" w:rsidR="003F79E7" w:rsidRDefault="003F79E7" w:rsidP="00DB2725">
      <w:pPr>
        <w:pStyle w:val="APA7"/>
        <w:rPr>
          <w:rFonts w:cs="Times New Roman"/>
          <w:color w:val="000000" w:themeColor="text1"/>
          <w:szCs w:val="24"/>
          <w:lang w:eastAsia="en-US"/>
        </w:rPr>
      </w:pPr>
      <w:bookmarkStart w:id="55" w:name="_Toc202638435"/>
      <w:bookmarkStart w:id="56" w:name="_Toc202638492"/>
      <w:bookmarkStart w:id="57" w:name="_Toc202638652"/>
      <w:bookmarkStart w:id="58" w:name="_Toc202640384"/>
      <w:bookmarkStart w:id="59" w:name="_Toc208414352"/>
      <w:bookmarkStart w:id="60" w:name="_Toc208772354"/>
      <w:r>
        <w:rPr>
          <w:rFonts w:cs="Times New Roman"/>
          <w:color w:val="000000" w:themeColor="text1"/>
          <w:szCs w:val="24"/>
          <w:lang w:eastAsia="en-US"/>
        </w:rPr>
        <w:t>El presente estudio se enmarcó en el enfoque cuantitativo, buscando determinar el impacto de un sistema de visión computacional basado en aprendizaje profundo sobre la optimización de la producción de palta Hass. Para ello se realizó la comprobación de las hipótesis establecidas, usando los métodos estadísticos como la contrastación de medias relacionadas. Según Hernández Sampieri et al. (2014) el enfoque cuantitativo permitió evaluar el impacto de la herramienta tecnológica, proporcionando datos objetivos, con base en la medición numérica y el análisis estadístico, sobre la relación entre el sistema implementado y el desempeño real del proceso de inspección en campo. A través de metodologías estadísticas, se midieron indicadores verificables como la precisión diagnóstica del modelo, el tiempo de inspección fitosanitaria y el porcentaje de pérdidas, lo que facilitó establecer pautas de comportamiento evitando que la valoración dependa de apreciaciones subjetivas.</w:t>
      </w:r>
    </w:p>
    <w:p w14:paraId="5EB1E910" w14:textId="1046CA51" w:rsidR="00D6506A" w:rsidRPr="00DB2725" w:rsidRDefault="00D6506A" w:rsidP="00DB2725">
      <w:pPr>
        <w:pStyle w:val="APA7"/>
        <w:rPr>
          <w:b/>
          <w:bCs/>
        </w:rPr>
      </w:pPr>
      <w:r>
        <w:rPr>
          <w:b/>
          <w:bCs/>
        </w:rPr>
        <w:t>Tipo de estudio</w:t>
      </w:r>
      <w:bookmarkEnd w:id="55"/>
      <w:bookmarkEnd w:id="56"/>
      <w:bookmarkEnd w:id="57"/>
      <w:bookmarkEnd w:id="58"/>
      <w:bookmarkEnd w:id="59"/>
      <w:bookmarkEnd w:id="60"/>
    </w:p>
    <w:p w14:paraId="63B51517" w14:textId="2B373DCA" w:rsidR="00514201" w:rsidRPr="000A1859" w:rsidRDefault="003F79E7" w:rsidP="00514201">
      <w:pPr>
        <w:spacing w:before="0" w:after="120" w:line="480" w:lineRule="auto"/>
        <w:ind w:firstLine="697"/>
        <w:rPr>
          <w:rFonts w:cs="Times New Roman"/>
        </w:rPr>
      </w:pPr>
      <w:bookmarkStart w:id="61" w:name="_Toc202638436"/>
      <w:bookmarkStart w:id="62" w:name="_Toc202638493"/>
      <w:bookmarkStart w:id="63" w:name="_Toc202638653"/>
      <w:bookmarkStart w:id="64" w:name="_Toc202640385"/>
      <w:bookmarkStart w:id="65" w:name="_Toc208414353"/>
      <w:bookmarkStart w:id="66" w:name="_Toc208772355"/>
      <w:r>
        <w:rPr>
          <w:rFonts w:cs="Times New Roman"/>
        </w:rPr>
        <w:t xml:space="preserve">El tipo de estudio al que perteneció la investigación fue aplicado, teniendo como finalidad resolver un problema concreto que afectaba a un grupo específico de productores, en este caso, los agricultores de palta variedad Hass de la localidad de Chao, provincia de Virú. Por lo tanto, se buscó determinar el impacto de un sistema de visión computacional en la optimización de su producción, lo cual implicó la aplicación de conocimientos tecnológicos y científicos en materia de aprendizaje profundo para generar una solución práctica y contextualizada al territorio. Esto permitió aportar una herramienta tecnológica que promovió la digitalización del agro, la reducción de pérdidas postcosecha y la competitividad comercial del sector paltero regional. De </w:t>
        <w:lastRenderedPageBreak/>
        <w:t>acuerdo con Hernández Sampieri et al. (2014) la investigación aplicada se orientó a la resolución de problemas específicos dentro de contextos concretos, permitiendo la implementación de soluciones prácticas basadas en conocimientos científicos. En el caso de sectores productivos como el agroexportador, este enfoque facilitó la identificación de barreras operativas y la optimización de los procesos de control fitosanitario.</w:t>
      </w:r>
    </w:p>
    <w:p w14:paraId="0BACE671" w14:textId="77777777" w:rsidR="00B31EC9" w:rsidRPr="00DB2725" w:rsidRDefault="00B31EC9" w:rsidP="00DB2725">
      <w:pPr>
        <w:pStyle w:val="APA7"/>
        <w:rPr>
          <w:b/>
          <w:bCs/>
        </w:rPr>
      </w:pPr>
      <w:r>
        <w:rPr>
          <w:b/>
          <w:bCs/>
        </w:rPr>
        <w:t>Nivel de investigación</w:t>
      </w:r>
      <w:bookmarkEnd w:id="61"/>
      <w:bookmarkEnd w:id="62"/>
      <w:bookmarkEnd w:id="63"/>
      <w:bookmarkEnd w:id="64"/>
      <w:bookmarkEnd w:id="65"/>
      <w:bookmarkEnd w:id="66"/>
    </w:p>
    <w:p w14:paraId="75FADA8B" w14:textId="54C5F895" w:rsidR="00100E8A" w:rsidRPr="000A1859" w:rsidRDefault="003F79E7" w:rsidP="00100E8A">
      <w:pPr>
        <w:spacing w:before="0" w:after="120" w:line="480" w:lineRule="auto"/>
        <w:ind w:firstLine="697"/>
        <w:rPr>
          <w:rFonts w:cs="Times New Roman"/>
        </w:rPr>
      </w:pPr>
      <w:bookmarkStart w:id="67" w:name="_Toc202638437"/>
      <w:bookmarkStart w:id="68" w:name="_Toc202638494"/>
      <w:bookmarkStart w:id="69" w:name="_Toc202638654"/>
      <w:bookmarkStart w:id="70" w:name="_Toc202640386"/>
      <w:bookmarkStart w:id="71" w:name="_Toc208414354"/>
      <w:bookmarkStart w:id="72" w:name="_Toc208772356"/>
      <w:r>
        <w:rPr>
          <w:rFonts w:cs="Times New Roman"/>
        </w:rPr>
        <w:t>El nivel de investigación fue explicativo, no solo se busca describir y correlacionar variables, sino explicar cómo y en qué medida el sistema de visión computacional influyó en distintas dimensiones de la optimización de la producción de palta Hass en la localidad de Chao durante el año 2026. Esto incluyó el análisis de dimensiones como la precisión en el diagnóstico fitosanitario, el tiempo empleado en la inspección de campo y la disminución de las pérdidas por descarte del fruto, todo ello fundamentado en antecedentes internacionales, nacionales y regionales previos. Según Hernández Sampieri et al. (2014) el nivel explicativo en la investigación permitió analizar la relación causal entre variables, proporcionando una comprensión profunda sobre cómo factores tecnológicos, como un sistema de visión computacional, influyeron sobre el desempeño de un proceso productivo determinado al responder por las causas de los eventos. Este tipo de estudio fue fundamental para diseñar soluciones que optimizaron la producción agrícola en entornos reales.</w:t>
      </w:r>
    </w:p>
    <w:p w14:paraId="7B4B02FC" w14:textId="77777777" w:rsidR="00B16799" w:rsidRPr="00DB2725" w:rsidRDefault="00B16799" w:rsidP="00DB2725">
      <w:pPr>
        <w:pStyle w:val="APA7"/>
        <w:rPr>
          <w:b/>
          <w:bCs/>
        </w:rPr>
      </w:pPr>
      <w:r>
        <w:rPr>
          <w:b/>
          <w:bCs/>
        </w:rPr>
        <w:t>Diseño de investigación</w:t>
      </w:r>
      <w:bookmarkEnd w:id="67"/>
      <w:bookmarkEnd w:id="68"/>
      <w:bookmarkEnd w:id="69"/>
      <w:bookmarkEnd w:id="70"/>
      <w:bookmarkEnd w:id="71"/>
      <w:bookmarkEnd w:id="72"/>
    </w:p>
    <w:p w14:paraId="1CDD3CB1" w14:textId="5BE3DFD9" w:rsidR="00846D7B" w:rsidRPr="000A1859" w:rsidRDefault="003F79E7" w:rsidP="00846D7B">
      <w:pPr>
        <w:spacing w:before="0" w:after="120" w:line="480" w:lineRule="auto"/>
        <w:ind w:firstLine="697"/>
        <w:rPr>
          <w:rFonts w:cs="Times New Roman"/>
        </w:rPr>
      </w:pPr>
      <w:bookmarkStart w:id="73" w:name="_Toc202638438"/>
      <w:bookmarkStart w:id="74" w:name="_Toc202638495"/>
      <w:bookmarkStart w:id="75" w:name="_Toc202638655"/>
      <w:bookmarkStart w:id="76" w:name="_Toc202640387"/>
      <w:bookmarkStart w:id="77" w:name="_Toc208414355"/>
      <w:bookmarkStart w:id="78" w:name="_Toc208772357"/>
      <w:r>
        <w:rPr>
          <w:rFonts w:cs="Times New Roman"/>
        </w:rPr>
        <w:t xml:space="preserve">El diseño de investigación fue experimental de tipo preexperimental, se implementó un sistema de visión computacional y se evaluó su impacto en un único grupo de unidades de estudio, sin conformación de un grupo de control ni asignación </w:t>
        <w:lastRenderedPageBreak/>
        <w:t>aleatoria de tratamientos. Esta elección metodológica respondió a las condiciones propias de un entorno agrícola real, donde los árboles de palta Hass son unidades biológicas fijas arraigadas a una parcela y sometidas a las mismas condiciones climáticas y agronómicas, por lo que resultó inviable distribuirlas aleatoriamente sin introducir variabilidad ajena al tratamiento. De acuerdo con Hernández Sampieri et al. (2014) el diseño preexperimental permitió evaluar el impacto de una intervención sin asignación aleatoria, proporcionando resultados al aplicar una evaluación base (preprueba) mediante inspección manual, seguida por la inserción del estímulo tecnológico y finalmente una segunda evaluación (posprueba) para validar el nivel de optimización.</w:t>
      </w:r>
    </w:p>
    <w:p w14:paraId="0623DD0F" w14:textId="77777777" w:rsidR="0091700C" w:rsidRPr="00DB2725" w:rsidRDefault="0091700C" w:rsidP="00DB2725">
      <w:pPr>
        <w:pStyle w:val="APA7"/>
        <w:rPr>
          <w:b/>
          <w:bCs/>
        </w:rPr>
      </w:pPr>
      <w:r>
        <w:rPr>
          <w:b/>
          <w:bCs/>
        </w:rPr>
        <w:t>Alcance de la investigación</w:t>
      </w:r>
      <w:bookmarkEnd w:id="73"/>
      <w:bookmarkEnd w:id="74"/>
      <w:bookmarkEnd w:id="75"/>
      <w:bookmarkEnd w:id="76"/>
      <w:bookmarkEnd w:id="77"/>
      <w:bookmarkEnd w:id="78"/>
    </w:p>
    <w:p w14:paraId="2D4AA227" w14:textId="0C5E5CC2" w:rsidR="00E153CC" w:rsidRDefault="003F79E7" w:rsidP="00E153CC">
      <w:pPr>
        <w:spacing w:before="0" w:after="120" w:line="480" w:lineRule="auto"/>
        <w:ind w:firstLine="697"/>
        <w:rPr>
          <w:rFonts w:cs="Times New Roman"/>
        </w:rPr>
      </w:pPr>
      <w:bookmarkStart w:id="79" w:name="_Hlk239074259"/>
      <w:r>
        <w:rPr>
          <w:rFonts w:cs="Times New Roman"/>
        </w:rPr>
        <w:t>El alcance de la investigación estuvo vinculado al nivel explicativo, se pretendió no solo identificar si existía una relación entre las variables, sino también explicar cómo y en qué medida el sistema implementado impactó dimensiones como la precisión diagnóstica, el tiempo de inspección y las pérdidas por descarte del fruto. Además, se limitó espacial y temporalmente a las parcelas productivas de Chao durante una campaña agrícola del 2026, y temáticamente a la detección visual mediante arquitecturas de aprendizaje profundo sin abarcar diagnósticos de laboratorio. Según Hernández Sampieri et al. (2014) el nivel explicativo en la investigación permitió analizar las relaciones causales entre variables, proporcionando una comprensión profunda de los fenómenos estudiados.</w:t>
      </w:r>
      <w:bookmarkStart w:id="80" w:name="_Toc202639891"/>
      <w:bookmarkStart w:id="81" w:name="_Toc202640396"/>
      <w:bookmarkEnd w:id="79"/>
    </w:p>
    <w:p w14:paraId="233B7B26" w14:textId="77777777" w:rsidR="00E153CC" w:rsidRPr="000A1859" w:rsidRDefault="00E153CC" w:rsidP="00E153CC">
      <w:pPr>
        <w:spacing w:before="0" w:after="120" w:line="480" w:lineRule="auto"/>
        <w:ind w:firstLine="697"/>
        <w:rPr>
          <w:rFonts w:cs="Times New Roman"/>
        </w:rPr>
      </w:pPr>
      <w:r>
        <w:rPr>
          <w:rFonts w:cs="Times New Roman"/>
        </w:rPr>
        <w:t>A continuación, se presenta el esquema visual del diseño metodológico del estudio que se ha usado:</w:t>
      </w:r>
    </w:p>
    <w:p w14:paraId="5D0AFAFE" w14:textId="6DF1CD92" w:rsidR="00E153CC" w:rsidRPr="00E153CC" w:rsidRDefault="00E153CC" w:rsidP="00D72B64">
      <w:pPr>
        <w:pStyle w:val="ANEXO"/>
        <w:sectPr w:rsidR="00E153CC" w:rsidRPr="00E153CC" w:rsidSect="00B5255F">
          <w:pgSz w:w="11906" w:h="16838"/>
          <w:pgMar w:top="1417" w:right="1701" w:bottom="1417" w:left="1701" w:header="708" w:footer="708" w:gutter="0"/>
          <w:cols w:space="708"/>
          <w:docGrid w:linePitch="360"/>
        </w:sectPr>
      </w:pPr>
    </w:p>
    <w:p w14:paraId="177C6339" w14:textId="36FC2B19" w:rsidR="000714FA" w:rsidRDefault="5A120ECF" w:rsidP="00D72B64">
      <w:pPr>
        <w:pStyle w:val="FIGURA0"/>
        <w:rPr>
          <w:rFonts w:cs="Times New Roman"/>
        </w:rPr>
      </w:pPr>
      <w:bookmarkStart w:id="82" w:name="_Toc208445310"/>
      <w:bookmarkStart w:id="83" w:name="_Toc208772791"/>
      <w:bookmarkStart w:id="84" w:name="_Toc208773540"/>
      <w:bookmarkStart w:id="85" w:name="_Toc210202242"/>
      <w:bookmarkStart w:id="86" w:name="_Toc211800012"/>
      <w:bookmarkStart w:id="87" w:name="_Toc212194676"/>
      <w:bookmarkStart w:id="88" w:name="_Toc215122743"/>
      <w:bookmarkStart w:id="89" w:name="_Toc215122788"/>
      <w:bookmarkStart w:id="90" w:name="_Toc215124701"/>
      <w:bookmarkStart w:id="91" w:name="_Toc215131966"/>
      <w:bookmarkEnd w:id="80"/>
      <w:bookmarkEnd w:id="81"/>
      <w:r>
        <w:lastRenderedPageBreak/>
        <w:t xml:space="preserve">Figura </w:t>
        <w:fldChar w:fldCharType="begin"/>
        <w:instrText xml:space="preserve"> SEQ Figura \* ARABIC </w:instrText>
        <w:fldChar w:fldCharType="separate"/>
      </w:r>
      <w:r>
        <w:rPr>
          <w:noProof/>
        </w:rPr>
        <w:t>1</w:t>
        <w:fldChar w:fldCharType="end"/>
      </w:r>
      <w:r>
        <w:br/>
      </w:r>
      <w:r>
        <w:rPr>
          <w:b w:val="0"/>
          <w:bCs w:val="0"/>
          <w:i/>
          <w:iCs/>
        </w:rPr>
        <w:t>Diagrama del diseño metodológico del estudio</w:t>
      </w:r>
      <w:bookmarkEnd w:id="82"/>
      <w:bookmarkEnd w:id="83"/>
      <w:bookmarkEnd w:id="84"/>
      <w:bookmarkEnd w:id="85"/>
      <w:bookmarkEnd w:id="86"/>
      <w:bookmarkEnd w:id="87"/>
      <w:bookmarkEnd w:id="88"/>
      <w:bookmarkEnd w:id="89"/>
      <w:bookmarkEnd w:id="90"/>
      <w:bookmarkEnd w:id="91"/>
    </w:p>
    <w:tbl>
      <w:tblPr>
        <w:tblStyle w:val="Tablaconcuadrcula"/>
        <w:tblW w:w="9200" w:type="dxa"/>
        <w:jc w:val="center"/>
        <w:tblLook w:val="04A0" w:firstRow="1" w:lastRow="0" w:firstColumn="1" w:lastColumn="0" w:noHBand="0" w:noVBand="1"/>
      </w:tblPr>
      <w:tblGrid>
        <w:gridCol w:w="9200"/>
      </w:tblGrid>
      <w:tr w:rsidR="000714FA" w:rsidRPr="009B532B" w14:paraId="77E3F4DF" w14:textId="77777777" w:rsidTr="00583548">
        <w:trPr>
          <w:jc w:val="center"/>
        </w:trPr>
        <w:tc>
          <w:tcPr>
            <w:tcW w:w="9016" w:type="dxa"/>
          </w:tcPr>
          <w:p w14:paraId="19F74751" w14:textId="77777777" w:rsidR="000714FA" w:rsidRPr="00A40D7E" w:rsidRDefault="000714FA" w:rsidP="003F79E7">
            <w:pPr>
              <w:spacing w:before="40" w:after="80" w:line="240" w:lineRule="auto"/>
              <w:ind w:firstLine="0"/>
              <w:rPr>
                <w:rFonts w:cs="Times New Roman"/>
                <w:b/>
                <w:color w:val="000000"/>
                <w:sz w:val="20"/>
              </w:rPr>
            </w:pPr>
            <w:r>
              <w:rPr>
                <w:rFonts w:cs="Times New Roman"/>
                <w:b/>
                <w:color w:val="000000"/>
                <w:sz w:val="20"/>
              </w:rPr>
              <w:t>ENFOQUE DE INVESTIGACIÓN</w:t>
            </w:r>
          </w:p>
          <w:p w14:paraId="3E77BE73"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Cuantitativo</w:t>
            </w:r>
          </w:p>
          <w:p w14:paraId="12D21B52"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Análisis estadístico (descriptivo e inferencial)</w:t>
            </w:r>
          </w:p>
          <w:p w14:paraId="216ECE97"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Verificación de hipótesis</w:t>
            </w:r>
          </w:p>
          <w:p w14:paraId="32F83A5E" w14:textId="77777777" w:rsidR="000714FA" w:rsidRPr="00A40D7E" w:rsidRDefault="000714FA" w:rsidP="00583548">
            <w:pPr>
              <w:rPr>
                <w:rFonts w:cs="Times New Roman"/>
                <w:color w:val="000000"/>
                <w:sz w:val="20"/>
              </w:rPr>
            </w:pPr>
          </w:p>
        </w:tc>
      </w:tr>
    </w:tbl>
    <w:p w14:paraId="7F360F36"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0F114EE5" w14:textId="77777777" w:rsidTr="00583548">
        <w:trPr>
          <w:jc w:val="center"/>
        </w:trPr>
        <w:tc>
          <w:tcPr>
            <w:tcW w:w="9016" w:type="dxa"/>
          </w:tcPr>
          <w:p w14:paraId="57F282BA"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DISEÑO DE INVESTIGACIÓN</w:t>
            </w:r>
          </w:p>
          <w:p w14:paraId="0D8DFA0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Preexperimental</w:t>
            </w:r>
          </w:p>
          <w:p w14:paraId="1ABCC97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Preprueba y posprueba con un solo grupo</w:t>
            </w:r>
          </w:p>
          <w:p w14:paraId="578895B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Sin grupo de control ni asignación aleatoria</w:t>
            </w:r>
          </w:p>
          <w:p w14:paraId="2DE3967F" w14:textId="77777777" w:rsidR="000714FA" w:rsidRPr="00A40D7E" w:rsidRDefault="000714FA" w:rsidP="00583548">
            <w:pPr>
              <w:rPr>
                <w:rFonts w:cs="Times New Roman"/>
                <w:b/>
                <w:color w:val="000000"/>
                <w:sz w:val="20"/>
              </w:rPr>
            </w:pPr>
          </w:p>
        </w:tc>
      </w:tr>
    </w:tbl>
    <w:p w14:paraId="260C68FB"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8E76498" w14:textId="77777777" w:rsidTr="00583548">
        <w:trPr>
          <w:jc w:val="center"/>
        </w:trPr>
        <w:tc>
          <w:tcPr>
            <w:tcW w:w="9016" w:type="dxa"/>
          </w:tcPr>
          <w:p w14:paraId="45242B1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POBLACIÓN Y MUESTRA</w:t>
            </w:r>
          </w:p>
          <w:p w14:paraId="1795FD4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Población: 2,500 árboles de palta Hass (5 ha, Chao – Virú)</w:t>
            </w:r>
          </w:p>
          <w:p w14:paraId="70216FA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Muestra: 100 árboles (50 por sector)</w:t>
            </w:r>
          </w:p>
          <w:p w14:paraId="4DC5D0C8" w14:textId="77777777" w:rsidR="000714FA" w:rsidRPr="00A40D7E" w:rsidRDefault="000714FA" w:rsidP="00583548">
            <w:pPr>
              <w:rPr>
                <w:rFonts w:cs="Times New Roman"/>
                <w:b/>
                <w:color w:val="000000"/>
                <w:sz w:val="20"/>
              </w:rPr>
            </w:pPr>
          </w:p>
        </w:tc>
      </w:tr>
    </w:tbl>
    <w:p w14:paraId="200AF031"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BFB00A3" w14:textId="77777777" w:rsidTr="00583548">
        <w:trPr>
          <w:jc w:val="center"/>
        </w:trPr>
        <w:tc>
          <w:tcPr>
            <w:tcW w:w="9016" w:type="dxa"/>
          </w:tcPr>
          <w:p w14:paraId="5EAD3A8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CRITERIOS DE INCLUSIÓN</w:t>
            </w:r>
          </w:p>
          <w:p w14:paraId="36AB25C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Variedad Hass en etapa productiva activa</w:t>
            </w:r>
          </w:p>
          <w:p w14:paraId="5ED45FB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Ubicados en los sectores A y B del predio de Chao</w:t>
            </w:r>
          </w:p>
          <w:p w14:paraId="1468B9F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Condiciones fenológicas homogéneas</w:t>
            </w:r>
          </w:p>
          <w:p w14:paraId="10B2DAF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Accesibles para la captura fotográfica</w:t>
            </w:r>
          </w:p>
          <w:p w14:paraId="38875CAC" w14:textId="77777777" w:rsidR="000714FA" w:rsidRPr="00A40D7E" w:rsidRDefault="000714FA" w:rsidP="00583548">
            <w:pPr>
              <w:rPr>
                <w:rFonts w:cs="Times New Roman"/>
                <w:b/>
                <w:color w:val="000000"/>
                <w:sz w:val="20"/>
              </w:rPr>
            </w:pPr>
          </w:p>
        </w:tc>
      </w:tr>
    </w:tbl>
    <w:p w14:paraId="27543200"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75486D35" w14:textId="77777777" w:rsidTr="00583548">
        <w:trPr>
          <w:jc w:val="center"/>
        </w:trPr>
        <w:tc>
          <w:tcPr>
            <w:tcW w:w="9016" w:type="dxa"/>
          </w:tcPr>
          <w:p w14:paraId="640EFA19"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TÉCNICAS E INSTRUMENTOS</w:t>
            </w:r>
          </w:p>
          <w:p w14:paraId="2D9D7197"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Análisis documental y recopilación digital (datasets)</w:t>
            </w:r>
          </w:p>
          <w:p w14:paraId="0C1B85E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Fichaje tecnológico e inspección de campo</w:t>
            </w:r>
          </w:p>
          <w:p w14:paraId="16EC8C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Entrevista agropecuaria</w:t>
            </w:r>
          </w:p>
          <w:p w14:paraId="0BD49442" w14:textId="77777777" w:rsidR="000714FA" w:rsidRPr="00A40D7E" w:rsidRDefault="000714FA" w:rsidP="00583548">
            <w:pPr>
              <w:rPr>
                <w:rFonts w:cs="Times New Roman"/>
                <w:b/>
                <w:color w:val="000000"/>
                <w:sz w:val="20"/>
              </w:rPr>
            </w:pPr>
          </w:p>
        </w:tc>
      </w:tr>
    </w:tbl>
    <w:p w14:paraId="76928429" w14:textId="77777777" w:rsidR="000714FA" w:rsidRDefault="000714FA" w:rsidP="000714FA">
      <w:pPr>
        <w:spacing w:before="40" w:after="40" w:line="240" w:lineRule="auto"/>
        <w:jc w:val="center"/>
        <w:rPr>
          <w:rFonts w:cs="Times New Roman"/>
          <w:b/>
        </w:rPr>
      </w:pPr>
      <w:r>
        <w:rPr>
          <w:rFonts w:cs="Times New Roman"/>
          <w:b/>
        </w:rPr>
        <w:t>↓</w:t>
      </w:r>
    </w:p>
    <w:p w14:paraId="6DE5071D" w14:textId="77777777" w:rsidR="000714FA" w:rsidRDefault="000714FA" w:rsidP="000714FA">
      <w:pPr>
        <w:spacing w:before="80" w:after="40" w:line="240" w:lineRule="auto"/>
        <w:jc w:val="center"/>
        <w:rPr>
          <w:rFonts w:cs="Times New Roman"/>
          <w:b/>
        </w:rPr>
      </w:pPr>
      <w:r>
        <w:rPr>
          <w:rFonts w:cs="Times New Roman"/>
          <w:b/>
          <w:sz w:val="22"/>
        </w:rPr>
        <w:t>ANÁLISIS DE DATOS</w:t>
      </w:r>
    </w:p>
    <w:tbl>
      <w:tblPr>
        <w:tblStyle w:val="Tablaconcuadrcula"/>
        <w:tblW w:w="9200" w:type="dxa"/>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4600"/>
        <w:gridCol w:w="4600"/>
      </w:tblGrid>
      <w:tr w:rsidR="000714FA" w:rsidRPr="009B532B" w14:paraId="299B5A30" w14:textId="77777777" w:rsidTr="00583548">
        <w:trPr>
          <w:jc w:val="center"/>
        </w:trPr>
        <w:tc>
          <w:tcPr>
            <w:tcW w:w="4600" w:type="dxa"/>
          </w:tcPr>
          <w:p w14:paraId="064EC4DF" w14:textId="77777777" w:rsidR="000714FA" w:rsidRPr="00A40D7E" w:rsidRDefault="000714FA" w:rsidP="00583548">
            <w:pPr>
              <w:spacing w:before="0" w:line="240" w:lineRule="auto"/>
              <w:ind w:firstLine="0"/>
              <w:jc w:val="center"/>
              <w:rPr>
                <w:rFonts w:cs="Times New Roman"/>
                <w:b/>
              </w:rPr>
            </w:pPr>
            <w:r>
              <w:rPr>
                <w:rFonts w:cs="Times New Roman"/>
                <w:b/>
              </w:rPr>
              <w:t>↓</w:t>
            </w:r>
          </w:p>
        </w:tc>
        <w:tc>
          <w:tcPr>
            <w:tcW w:w="4600" w:type="dxa"/>
          </w:tcPr>
          <w:p w14:paraId="16E350B1" w14:textId="77777777" w:rsidR="000714FA" w:rsidRPr="00A40D7E" w:rsidRDefault="000714FA" w:rsidP="00583548">
            <w:pPr>
              <w:spacing w:before="0" w:line="240" w:lineRule="auto"/>
              <w:ind w:firstLine="0"/>
              <w:jc w:val="center"/>
              <w:rPr>
                <w:rFonts w:cs="Times New Roman"/>
                <w:b/>
              </w:rPr>
            </w:pPr>
            <w:r>
              <w:rPr>
                <w:rFonts w:cs="Times New Roman"/>
                <w:b/>
              </w:rPr>
              <w:t>↓</w:t>
            </w:r>
          </w:p>
        </w:tc>
      </w:tr>
    </w:tbl>
    <w:p w14:paraId="47DFACA4" w14:textId="77777777" w:rsidR="000714FA" w:rsidRDefault="000714FA" w:rsidP="000714FA">
      <w:pPr>
        <w:spacing w:line="20" w:lineRule="auto"/>
        <w:rPr>
          <w:sz w:val="2"/>
        </w:rPr>
      </w:pPr>
    </w:p>
    <w:tbl>
      <w:tblPr>
        <w:tblStyle w:val="Tablaconcuadrcula"/>
        <w:tblW w:w="9200" w:type="dxa"/>
        <w:jc w:val="center"/>
        <w:tblLook w:val="04A0" w:firstRow="1" w:lastRow="0" w:firstColumn="1" w:lastColumn="0" w:noHBand="0" w:noVBand="1"/>
      </w:tblPr>
      <w:tblGrid>
        <w:gridCol w:w="4600"/>
        <w:gridCol w:w="4600"/>
      </w:tblGrid>
      <w:tr w:rsidR="000714FA" w:rsidRPr="009B532B" w14:paraId="3CAE8FD7" w14:textId="77777777" w:rsidTr="00583548">
        <w:trPr>
          <w:jc w:val="center"/>
        </w:trPr>
        <w:tc>
          <w:tcPr>
            <w:tcW w:w="4600" w:type="dxa"/>
          </w:tcPr>
          <w:p w14:paraId="6AEEFB2C"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FASE 1 (DESCRIPTIVO)</w:t>
            </w:r>
          </w:p>
          <w:p w14:paraId="6D26C0E4"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Media y desviación estándar</w:t>
            </w:r>
          </w:p>
          <w:p w14:paraId="02C2D90D"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Precisión, Recall y mAP del modelo</w:t>
            </w:r>
          </w:p>
          <w:p w14:paraId="080D82B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lastRenderedPageBreak/>
              <w:t>-</w:t>
              <w:tab/>
              <w:t>Tablas y gráficos comparativos</w:t>
            </w:r>
          </w:p>
          <w:p w14:paraId="095B9846" w14:textId="77777777" w:rsidR="000714FA" w:rsidRPr="00A40D7E" w:rsidRDefault="000714FA" w:rsidP="00583548">
            <w:pPr>
              <w:spacing w:line="20" w:lineRule="auto"/>
              <w:rPr>
                <w:rFonts w:cs="Times New Roman"/>
                <w:color w:val="000000"/>
                <w:sz w:val="20"/>
              </w:rPr>
            </w:pPr>
          </w:p>
        </w:tc>
        <w:tc>
          <w:tcPr>
            <w:tcW w:w="4600" w:type="dxa"/>
          </w:tcPr>
          <w:p w14:paraId="19ED62FB"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lastRenderedPageBreak/>
              <w:t>FASE 2 (INFERENCIAL)</w:t>
            </w:r>
          </w:p>
          <w:p w14:paraId="42FAEC3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Prueba de normalidad de Shapiro-Wilk</w:t>
            </w:r>
          </w:p>
          <w:p w14:paraId="2F43B8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T de Student para muestras relacionadas o </w:t>
              <w:lastRenderedPageBreak/>
              <w:t>Wilcoxon</w:t>
            </w:r>
          </w:p>
          <w:p w14:paraId="54079A1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Contraste de hipótesis (p &lt; 0.05)</w:t>
            </w:r>
          </w:p>
          <w:p w14:paraId="42AE8845" w14:textId="77777777" w:rsidR="000714FA" w:rsidRPr="00A40D7E" w:rsidRDefault="000714FA" w:rsidP="00583548">
            <w:pPr>
              <w:spacing w:line="20" w:lineRule="auto"/>
              <w:rPr>
                <w:rFonts w:cs="Times New Roman"/>
                <w:color w:val="000000"/>
                <w:sz w:val="20"/>
              </w:rPr>
            </w:pPr>
          </w:p>
        </w:tc>
      </w:tr>
    </w:tbl>
    <w:p w14:paraId="0FD0FD9B" w14:textId="77777777" w:rsidR="000714FA" w:rsidRPr="009B532B" w:rsidRDefault="000714FA" w:rsidP="000714FA">
      <w:pPr>
        <w:spacing w:before="0" w:line="20" w:lineRule="auto"/>
        <w:ind w:firstLine="0"/>
        <w:rPr>
          <w:sz w:val="2"/>
        </w:rPr>
      </w:pPr>
    </w:p>
    <w:p w14:paraId="5414C78E" w14:textId="45327C94" w:rsidR="004F7C38" w:rsidRDefault="000714FA" w:rsidP="000D0568">
      <w:pPr>
        <w:spacing w:before="80" w:after="120" w:line="240" w:lineRule="auto"/>
        <w:ind w:firstLine="0"/>
        <w:rPr>
          <w:rFonts w:cs="Times New Roman"/>
          <w:sz w:val="20"/>
        </w:rPr>
      </w:pPr>
      <w:r>
        <w:rPr>
          <w:rFonts w:cs="Times New Roman"/>
          <w:i/>
          <w:sz w:val="20"/>
        </w:rPr>
        <w:t>Nota.</w:t>
      </w:r>
      <w:r>
        <w:rPr>
          <w:rFonts w:cs="Times New Roman"/>
          <w:sz w:val="20"/>
        </w:rPr>
        <w:t xml:space="preserve"> Elaboración propia.</w:t>
      </w:r>
    </w:p>
    <w:p w14:paraId="476A7ABD" w14:textId="77777777" w:rsidR="000D0568" w:rsidRPr="000D0568" w:rsidRDefault="000D0568" w:rsidP="000D0568">
      <w:pPr>
        <w:spacing w:before="80" w:after="120" w:line="240" w:lineRule="auto"/>
        <w:ind w:firstLine="0"/>
        <w:rPr>
          <w:rFonts w:cs="Times New Roman"/>
          <w:sz w:val="20"/>
        </w:rPr>
      </w:pPr>
    </w:p>
    <w:p w14:paraId="1432ACF2" w14:textId="77777777" w:rsidR="00E44B9B" w:rsidRPr="00DB2725" w:rsidRDefault="00E44B9B" w:rsidP="00DB2725">
      <w:pPr>
        <w:pStyle w:val="APA7"/>
        <w:rPr>
          <w:b/>
          <w:bCs/>
        </w:rPr>
      </w:pPr>
      <w:bookmarkStart w:id="92" w:name="_Toc202640388"/>
      <w:bookmarkStart w:id="93" w:name="_Toc208414356"/>
      <w:bookmarkStart w:id="94" w:name="_Toc208772358"/>
      <w:r>
        <w:rPr>
          <w:b/>
          <w:bCs/>
        </w:rPr>
        <w:t>Población</w:t>
      </w:r>
      <w:bookmarkEnd w:id="92"/>
      <w:bookmarkEnd w:id="93"/>
      <w:bookmarkEnd w:id="94"/>
    </w:p>
    <w:p w14:paraId="46703916" w14:textId="77777777" w:rsidR="003F79E7" w:rsidRDefault="003F79E7" w:rsidP="00D03361">
      <w:pPr>
        <w:pStyle w:val="Descripcin"/>
        <w:keepNext/>
        <w:spacing w:line="480" w:lineRule="auto"/>
        <w:rPr>
          <w:rFonts w:eastAsia="Times New Roman" w:cs="Times New Roman"/>
          <w:i w:val="0"/>
          <w:iCs w:val="0"/>
          <w:color w:val="000000" w:themeColor="text1"/>
          <w:sz w:val="24"/>
          <w:szCs w:val="24"/>
        </w:rPr>
      </w:pPr>
      <w:bookmarkStart w:id="95" w:name="_Toc239074316"/>
      <w:r>
        <w:rPr>
          <w:rFonts w:eastAsia="Times New Roman" w:cs="Times New Roman"/>
          <w:i w:val="0"/>
          <w:iCs w:val="0"/>
          <w:color w:val="000000" w:themeColor="text1"/>
          <w:sz w:val="24"/>
          <w:szCs w:val="24"/>
        </w:rPr>
        <w:t xml:space="preserve">La unidad de estudio de la presente investigación estuvo definida según el conjunto de todos los casos que concuerdan con una serie de especificaciones, en el cual se encontró que en la unidad agrícola seleccionada se encuentran cultivadas 5 hectáreas de terreno, de los cuales exactamente 2,500 árboles de palta variedad Hass están ubicados en la localidad de Chao, provincia de Virú, región La Libertad (Hernández Sampieri et al., 2014). 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aquellos árboles que se encontraban en estado de recambio o sometidos a poda severa, eran ejemplares de variedades distintas a la Hass presentes como polinizadores, estaban situados fuera de las cinco hectáreas delimitadas para el estudio o poseían una arquitectura de follaje que impedía obtener imágenes útiles de hojas y frutos. Para fines experimentales, la población se ha segmentado en dos bloques técnicos según la densidad de siembra, cuya distribución se </w:t>
        <w:lastRenderedPageBreak/>
        <w:t>detalla en la Tabla 2:</w:t>
      </w:r>
    </w:p>
    <w:p w14:paraId="76E29352" w14:textId="0EB810FB" w:rsidR="00D03361" w:rsidRPr="004C75BD" w:rsidRDefault="00D03361" w:rsidP="00D03361">
      <w:pPr>
        <w:pStyle w:val="Descripcin"/>
        <w:keepNext/>
        <w:spacing w:line="480" w:lineRule="auto"/>
        <w:rPr>
          <w:rFonts w:cs="Times New Roman"/>
          <w:b/>
          <w:bCs/>
          <w:i w:val="0"/>
          <w:iCs w:val="0"/>
          <w:color w:val="000000" w:themeColor="text1"/>
          <w:sz w:val="24"/>
          <w:szCs w:val="24"/>
        </w:rPr>
      </w:pPr>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1</w:t>
      </w:r>
      <w:bookmarkEnd w:id="95"/>
      <w:r>
        <w:rPr>
          <w:rFonts w:cs="Times New Roman"/>
          <w:b/>
          <w:bCs/>
          <w:i w:val="0"/>
          <w:iCs w:val="0"/>
          <w:color w:val="000000" w:themeColor="text1"/>
          <w:sz w:val="24"/>
          <w:szCs w:val="24"/>
        </w:rPr>
        <w:fldChar w:fldCharType="end"/>
      </w:r>
    </w:p>
    <w:p w14:paraId="6D3A9FD5" w14:textId="77777777" w:rsidR="00D03361" w:rsidRPr="004C75BD" w:rsidRDefault="00D03361" w:rsidP="00D03361">
      <w:pPr>
        <w:pStyle w:val="Descripcin"/>
        <w:keepNext/>
        <w:spacing w:line="480" w:lineRule="auto"/>
        <w:rPr>
          <w:rFonts w:cs="Times New Roman"/>
          <w:color w:val="000000" w:themeColor="text1"/>
          <w:sz w:val="24"/>
          <w:szCs w:val="24"/>
        </w:rPr>
      </w:pPr>
      <w:r>
        <w:rPr>
          <w:rFonts w:cs="Times New Roman"/>
          <w:color w:val="000000" w:themeColor="text1"/>
          <w:sz w:val="24"/>
          <w:szCs w:val="24"/>
        </w:rPr>
        <w:t>Distribución de la población de árboles de palta Hass por sector del huerto</w:t>
      </w:r>
    </w:p>
    <w:tbl>
      <w:tblPr>
        <w:tblW w:w="7965"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D03361" w:rsidRPr="00F87DCB" w14:paraId="053F15DC"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D128FB5"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C201128"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Árboles que conforman la población (N)</w:t>
            </w:r>
          </w:p>
        </w:tc>
      </w:tr>
      <w:tr w:rsidR="00D03361" w:rsidRPr="00F87DCB" w14:paraId="637C7B10"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642BB"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AE769"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2787E081"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89FF7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19315E"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51937E8B"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BC8A5C"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Total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14A89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2,500</w:t>
            </w:r>
          </w:p>
        </w:tc>
      </w:tr>
    </w:tbl>
    <w:p w14:paraId="4A2BC22D" w14:textId="5A99C7AE" w:rsidR="00FD6E23" w:rsidRPr="00D03361" w:rsidRDefault="00D03361" w:rsidP="00D03361">
      <w:pPr>
        <w:spacing w:after="120" w:line="480" w:lineRule="auto"/>
        <w:ind w:firstLine="697"/>
        <w:rPr>
          <w:rFonts w:cs="Times New Roman"/>
        </w:rPr>
      </w:pPr>
      <w:bookmarkStart w:id="96" w:name="_Toc234176525"/>
      <w:r>
        <w:rPr>
          <w:rFonts w:cs="Times New Roman"/>
        </w:rPr>
        <w:t xml:space="preserve">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los árboles en estado de recambio o sometidos a poda severa, los ejemplares de variedades distintas a la Hass presentes como polinizadores, los situados fuera de las cinco hectáreas delimitadas para el estudio y aquellos cuya arquitectura de follaje </w:t>
        <w:lastRenderedPageBreak/>
        <w:t>impedía obtener imágenes útiles de hojas y frutos.</w:t>
      </w:r>
      <w:bookmarkEnd w:id="96"/>
    </w:p>
    <w:p w14:paraId="7A211DC3" w14:textId="77777777" w:rsidR="00B57322" w:rsidRDefault="00835808" w:rsidP="00B57322">
      <w:pPr>
        <w:pStyle w:val="APA7"/>
        <w:rPr>
          <w:b/>
          <w:bCs/>
        </w:rPr>
      </w:pPr>
      <w:r>
        <w:rPr>
          <w:b/>
          <w:bCs/>
        </w:rPr>
        <w:t>Necesidad de utilizar una muestra</w:t>
      </w:r>
      <w:bookmarkStart w:id="97" w:name="_Hlk239075781"/>
    </w:p>
    <w:bookmarkEnd w:id="97"/>
    <w:p w14:paraId="3171AB22" w14:textId="77777777" w:rsidR="00B57322" w:rsidRDefault="00B57322" w:rsidP="00B57322">
      <w:pPr>
        <w:pStyle w:val="APA7"/>
        <w:rPr>
          <w:rFonts w:cs="Times New Roman"/>
        </w:rPr>
      </w:pPr>
      <w:r>
        <w:rPr>
          <w:rFonts w:cs="Times New Roman"/>
        </w:rPr>
        <w:t>La población de árboles de palta Hass del predio es extensa y presenta variabilidad natural en porte, carga frutal y grado de exposición solar; y considerando además los recursos disponibles para la captura, el etiquetado y el procesamiento de imágenes, así como el tiempo requerido para ejecutar la inspección ocular manual de la preprueba, se justificó la necesidad de trabajar con una muestra que permitiera representar de forma operativa al conjunto del huerto y alcanzar los objetivos propuestos sin comprometer la validez del análisis.</w:t>
      </w:r>
    </w:p>
    <w:p w14:paraId="275BDAC9" w14:textId="261C944A" w:rsidR="00B57322" w:rsidRDefault="005E308A" w:rsidP="00B57322">
      <w:pPr>
        <w:pStyle w:val="APA7"/>
        <w:rPr>
          <w:b/>
          <w:bCs/>
        </w:rPr>
      </w:pPr>
      <w:r>
        <w:rPr>
          <w:b/>
          <w:bCs/>
        </w:rPr>
        <w:t>Método de selección y tamaño de muestra</w:t>
      </w:r>
      <w:bookmarkStart w:id="98" w:name="_Hlk239075827"/>
      <w:bookmarkStart w:id="99" w:name="_Toc202640389"/>
    </w:p>
    <w:bookmarkEnd w:id="98"/>
    <w:p w14:paraId="18905498" w14:textId="3BB459BF" w:rsidR="00B57322" w:rsidRDefault="00B57322" w:rsidP="00DB2725">
      <w:pPr>
        <w:pStyle w:val="APA7"/>
        <w:rPr>
          <w:rFonts w:cs="Times New Roman"/>
          <w:color w:val="000000" w:themeColor="text1"/>
        </w:rPr>
      </w:pPr>
      <w:r>
        <w:rPr>
          <w:rFonts w:cs="Times New Roman"/>
          <w:color w:val="000000" w:themeColor="text1"/>
        </w:rPr>
        <w:t xml:space="preserve">La presente investigación adoptó un diseño experimental de tipo preexperimental, caracterizado por la evaluación de un único grupo con mediciones de preprueba y posprueba, considerando las condiciones naturales del contexto agrícola de estudio. En este caso, la población objetivo estuvo conformada por 2,500 árboles de palta variedad Hass ubicados en los sectores A y B de la unidad agrícola seleccionada en la localidad de Chao, provincia de Virú, región La Libertad. En este enfoque, el tamaño de la muestra se determinó mediante la fórmula de muestreo aleatorio simple para poblaciones finitas, con un nivel de la confianza del 95% (Z = 1.96) y un margen de error máximo admisible del 10% (e = 0.10$). Donde los parámetros definidos fueron: N = 2,500 (población total), Z = 1.96, p = 0.5, q = 0.5 y e = 0.10, cuyo cálculo matemático resultó en un valor cercano a 93 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w:t>
        <w:lastRenderedPageBreak/>
        <w:t>balanceada (50 árboles por sector), permitiendo que la comparación de los resultados del algoritmo sea consistente.</w:t>
      </w:r>
    </w:p>
    <w:p w14:paraId="42B593B6" w14:textId="70CDE4A0" w:rsidR="00B57322" w:rsidRDefault="00B57322" w:rsidP="00DB2725">
      <w:pPr>
        <w:pStyle w:val="APA7"/>
        <w:rPr>
          <w:rFonts w:cs="Times New Roman"/>
          <w:color w:val="000000" w:themeColor="text1"/>
        </w:rPr>
      </w:pPr>
      <w:r>
        <w:rPr>
          <w:rFonts w:cs="Times New Roman"/>
          <w:color w:val="000000" w:themeColor="text1"/>
        </w:rPr>
        <w:t xml:space="preserve">Esta decisión metodológica fue coherente con el objetivo de evaluar el impacto de un sistema de visión computacional en un grupo específico de árboles, en condiciones controladas y viables para el desarrollo. La adopción de un margen de error del 10% responde a criterios técnicos y operativos propios de la naturaleza tecnológica del estudio: en primer lugar, la unidad de medición efectiva del rendimiento del modelo no es el árbol en sí, sino la imagen digital capturada, ya que al registrarse aproximadamente diez tomas fotográficas por espécimen entre hojas y frutos, la muestra de 100 árboles genera un banco cercano a 1,000 imágenes etiquetadas, volumen suficiente para estimar con estabilidad las métricas de Precisión, Recall y mAP de la arquitectura de aprendizaje profundo. En segundo lugar, al tratarse de un diseño preexperimental con mediciones relacionadas, cada árbol aporta dos observaciones pareadas (preprueba y posprueba), de modo que el contraste estadístico se ejecuta sobre 200 mediciones y no sobre 100, lo que conserva una potencia estadística adecuada para detectar efectos de magnitud media con un nivel de significancia del 5% (Hernández Sampieri et al., 2014). Finalmente, elevar la precisión al 5% exigiría evaluar 333 árboles, es decir, 666 inspecciones considerando ambas mediciones, carga operativa incompatible con el cronograma de trabajo de campo y con la ejecución manual de la preprueba en las condiciones reales del huerto de Chao, por lo que el margen del 10% constituye un equilibrio metodológicamente sustentado entre representatividad estadística y factibilidad operativa.</w:t>
      </w:r>
    </w:p>
    <w:p w14:paraId="21197B70" w14:textId="1009461F" w:rsidR="00B57322" w:rsidRDefault="00B57322" w:rsidP="00DB2725">
      <w:pPr>
        <w:pStyle w:val="APA7"/>
        <w:rPr>
          <w:rFonts w:cs="Times New Roman"/>
          <w:color w:val="000000" w:themeColor="text1"/>
        </w:rPr>
      </w:pPr>
      <w:r>
        <w:rPr>
          <w:rFonts w:cs="Times New Roman"/>
          <w:color w:val="000000" w:themeColor="text1"/>
        </w:rPr>
        <w:t xml:space="preserve">En coherencia con el cálculo anterior, la muestra se seleccionó mediante un muestreo probabilístico aleatorio simple, estratificado de forma proporcional por sector </w:t>
        <w:lastRenderedPageBreak/>
        <w:t>del huerto (50 árboles del Sector A y 50 árboles del Sector B), asignando a cada espécimen un código de identificación y extrayendo las unidades por sorteo aleatorio a partir del padrón total de la población. Este procedimiento asegura que todos los árboles tengan la misma probabilidad de ser seleccionados y permite generalizar los resultados al universo de N = 2,500 árboles con el nivel de confianza y el margen de error establecidos. Asimismo, dado que el diseño preexperimental requiere manipular la variable independiente (el sistema de visión computacional) y medir su efecto en las mismas unidades de análisis, los 100 árboles seleccionados constituyen el único grupo de estudio y son evaluados antes y después del tratamiento, lo que elimina el sesgo de variabilidad biológica entre árboles distintos y otorga solidez a la posterior prueba de hipótesis.</w:t>
      </w:r>
    </w:p>
    <w:p w14:paraId="2369152A" w14:textId="6101AE80" w:rsidR="00BB0CCA" w:rsidRPr="00DB2725" w:rsidRDefault="00BB0CCA" w:rsidP="00DB2725">
      <w:pPr>
        <w:pStyle w:val="APA7"/>
        <w:rPr>
          <w:b/>
          <w:bCs/>
        </w:rPr>
      </w:pPr>
      <w:r>
        <w:rPr>
          <w:b/>
          <w:bCs/>
        </w:rPr>
        <w:t>Justificación de la población y muestra</w:t>
      </w:r>
    </w:p>
    <w:p w14:paraId="7CD530F4" w14:textId="217E3922" w:rsidR="00466D08" w:rsidRPr="009E5C84" w:rsidRDefault="00B57322" w:rsidP="00466D08">
      <w:pPr>
        <w:spacing w:after="120" w:line="480" w:lineRule="auto"/>
        <w:ind w:firstLine="697"/>
        <w:rPr>
          <w:rFonts w:cs="Times New Roman"/>
        </w:rPr>
      </w:pPr>
      <w:bookmarkStart w:id="100" w:name="_Hlk239075889"/>
      <w:r>
        <w:rPr>
          <w:rFonts w:cs="Times New Roman"/>
        </w:rPr>
        <w:t xml:space="preserve">La elección de esta población y muestra se justifica porque permite estudiar de manera directa el conjunto de árboles que constituye el foco del problema de investigación, asegurando pertinencia contextual respecto de la realidad fitosanitaria de la localidad de Chao. Según Hernández Sampieri et al. (2014), la delimitación de la muestra debe responder al planteamiento del problema y a las condiciones reales de acceso al campo, siendo metodológicamente válido ajustar su tamaño a la viabilidad operativa siempre que se conserve la representatividad del contexto estudiado. Asimismo, en los estudios sobre rendimiento de arquitecturas de visión computacional aplicadas a cultivos, la unidad de análisis efectiva es la imagen procesada y no el individuo vegetal, por lo que muestras acotadas de árboles resultan suficientes para estimar con estabilidad las métricas de desempeño del modelo. De manera complementaria, los antecedentes revisados en cultivos frutícolas con detección </w:t>
        <w:lastRenderedPageBreak/>
        <w:t>automatizada de plagas también trabajaron con parcelas y bancos de imágenes delimitados, suficientes para evaluar la incidencia de la herramienta digital en el proceso de inspección. En este sentido, la muestra de 100 árboles seleccionada en Chao garantiza datos fiables, viables y comparables con estudios previos, confirmando su idoneidad metodológica para analizar el impacto del sistema de visión computacional en la optimización de la producción de palta Hass.</w:t>
      </w:r>
    </w:p>
    <w:bookmarkEnd w:id="100"/>
    <w:p w14:paraId="16B13637" w14:textId="5B3A8B22" w:rsidR="00E44B9B" w:rsidRPr="00DB2725" w:rsidRDefault="006326BF" w:rsidP="00DB2725">
      <w:pPr>
        <w:pStyle w:val="APA7"/>
        <w:rPr>
          <w:b/>
          <w:bCs/>
        </w:rPr>
      </w:pPr>
      <w:r>
        <w:rPr>
          <w:b/>
          <w:bCs/>
        </w:rPr>
        <w:t>Control de Mediciones</w:t>
      </w:r>
      <w:bookmarkEnd w:id="99"/>
    </w:p>
    <w:p w14:paraId="682D15ED" w14:textId="77777777" w:rsidR="00374335" w:rsidRPr="00DB2725" w:rsidRDefault="00374335" w:rsidP="00DB2725">
      <w:pPr>
        <w:pStyle w:val="APA7"/>
        <w:rPr>
          <w:b/>
          <w:bCs/>
        </w:rPr>
      </w:pPr>
      <w:r>
        <w:rPr>
          <w:b/>
          <w:bCs/>
        </w:rPr>
        <w:t>Técnicas</w:t>
      </w:r>
    </w:p>
    <w:p w14:paraId="2E94B839" w14:textId="4FB5EA47" w:rsidR="00BC37E1" w:rsidRPr="00F87DCB" w:rsidRDefault="00B57322" w:rsidP="00BC37E1">
      <w:pPr>
        <w:spacing w:after="120" w:line="480" w:lineRule="auto"/>
        <w:ind w:firstLine="697"/>
        <w:rPr>
          <w:rFonts w:eastAsia="Times New Roman" w:cs="Times New Roman"/>
          <w:color w:val="000000" w:themeColor="text1"/>
          <w:szCs w:val="24"/>
        </w:rPr>
      </w:pPr>
      <w:r>
        <w:rPr>
          <w:rFonts w:eastAsia="Times New Roman" w:cs="Times New Roman"/>
          <w:color w:val="000000" w:themeColor="text1"/>
          <w:szCs w:val="24"/>
        </w:rPr>
        <w:t xml:space="preserve">Para garantizar la calidad, objetividad y confiabilidad de los datos recolectados, se utilizaron diversas técnicas de investigación en el trabajo de campo. Según Hernández Sampieri et al. (2014), en la actualidad, en investigación científica hay gran variedad de técnicas o instrumentos para la recolección de información en el trabajo de campo de una determinada investigación. En este sentido, se empleó el análisis documental y recopilación digital para obtener datasets secundarios de repositorios, el fichaje tecnológico e inspección de campo para el registro directo de imágenes y tiempos in situ, y la entrevista agropecuaria dirigida a los expertos del huerto para evaluar las variables operativas y de producción.</w:t>
      </w:r>
    </w:p>
    <w:p w14:paraId="1513613F" w14:textId="77777777" w:rsidR="000D04C8" w:rsidRPr="00DB2725" w:rsidRDefault="000D04C8" w:rsidP="00DB2725">
      <w:pPr>
        <w:pStyle w:val="APA7"/>
        <w:rPr>
          <w:b/>
          <w:bCs/>
        </w:rPr>
      </w:pPr>
      <w:r>
        <w:rPr>
          <w:b/>
          <w:bCs/>
        </w:rPr>
        <w:t>Tipo y creación del instrumento</w:t>
      </w:r>
    </w:p>
    <w:p w14:paraId="13EACDD5" w14:textId="2F55A4D5" w:rsidR="000209AB" w:rsidRPr="000209AB" w:rsidRDefault="00B57322" w:rsidP="000209AB">
      <w:pPr>
        <w:spacing w:after="240" w:line="480" w:lineRule="auto"/>
        <w:ind w:firstLine="720"/>
        <w:rPr>
          <w:rFonts w:cs="Times New Roman"/>
          <w:color w:val="000000" w:themeColor="text1"/>
          <w:szCs w:val="24"/>
        </w:rPr>
      </w:pPr>
      <w:r>
        <w:rPr>
          <w:rFonts w:eastAsia="Times New Roman" w:cs="Times New Roman"/>
          <w:color w:val="000000" w:themeColor="text1"/>
          <w:szCs w:val="24"/>
        </w:rPr>
        <w:t xml:space="preserve">De acuerdo con las exigencias metodológicas, a continuación, se especifican los instrumentos utilizados, su origen y sus respectivos criterios de rigor científico: la Matriz de vaciado de datos / Registro de datasets, que es un instrumento adaptado para la estructuración de las imágenes fotográficas provenientes de repositorios, donde al ser un instrumento de recolección de datos secundarios (digitales), su confiabilidad recae directamente en la integridad y curación previa del </w:t>
      </w:r>
      <w:del w:id="9055" w:author="Revision Claude" w:date="2026-10-19T00:00:00Z">
        <w:r>
          <w:rPr>
            <w:rFonts w:eastAsia="Times New Roman" w:cs="Times New Roman"/>
            <w:color w:val="000000" w:themeColor="text1"/>
            <w:szCs w:val="24"/>
          </w:rPr>
          <w:delText xml:space="preserve">repositorio de origen (Kaggle)</w:delText>
        </w:r>
      </w:del>
      <w:ins w:id="9056" w:author="Revision Claude" w:date="2026-10-19T00:00:00Z">
        <w:r>
          <w:rPr>
            <w:rFonts w:eastAsia="Times New Roman" w:cs="Times New Roman"/>
            <w:color w:val="000000" w:themeColor="text1"/>
            <w:szCs w:val="24"/>
          </w:rPr>
          <w:t xml:space="preserve">repositorio de origen (Roboflow Universe, proyecto avocado-disease-master, licencia CC BY 4.0) y en el proceso de curación aplicado por los investigadores (eliminación de duplicados, control de fuga de datos y partición estratificada por grupos)</w:t>
        </w:r>
      </w:ins>
      <w:r>
        <w:rPr>
          <w:rFonts w:eastAsia="Times New Roman" w:cs="Times New Roman"/>
          <w:color w:val="000000" w:themeColor="text1"/>
          <w:szCs w:val="24"/>
        </w:rPr>
        <w:t xml:space="preserve">; la Ficha de observación tecnológica, concebida como un instrumento de elaboración propia diseñado para registrar las métricas de rendimiento de la IA (Precisión, Recall) y los tiempos de captura in situ, cuya validez de contenido será determinada mediante la técnica de Juicio de Expertos, requiriendo la evaluación de tres especialistas (ingenieros de sistemas y agrónomos), y su confiabilidad se establecerá a través de una prueba piloto en campo, aplicando un coeficiente de concordancia para asegurar la estabilidad algorítmica de las mediciones; y el Cuestionario de evaluación agronómica, un instrumento de elaboración propia compuesto por preguntas estructuradas para el personal del huerto, el cual se someterá a validez de contenido por Juicio de Expertos para garantizar la claridad de los ítems, calculándose posteriormente su consistencia interna y confiabilidad mediante el Coeficiente Alfa de Cronbach tras aplicarlo en una prueba piloto.</w:t>
      </w:r>
    </w:p>
    <w:p w14:paraId="31E71F46" w14:textId="77777777" w:rsidR="000209AB" w:rsidRPr="004C75BD" w:rsidRDefault="000209AB" w:rsidP="000209AB">
      <w:pPr>
        <w:pStyle w:val="Descripcin"/>
        <w:keepNext/>
        <w:spacing w:line="480" w:lineRule="auto"/>
        <w:rPr>
          <w:rFonts w:cs="Times New Roman"/>
          <w:b/>
          <w:bCs/>
          <w:i w:val="0"/>
          <w:iCs w:val="0"/>
          <w:color w:val="000000" w:themeColor="text1"/>
          <w:sz w:val="24"/>
          <w:szCs w:val="24"/>
        </w:rPr>
      </w:pPr>
      <w:bookmarkStart w:id="101" w:name="_Toc239074317"/>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2</w:t>
      </w:r>
      <w:bookmarkEnd w:id="101"/>
      <w:r>
        <w:rPr>
          <w:rFonts w:cs="Times New Roman"/>
          <w:b/>
          <w:bCs/>
          <w:i w:val="0"/>
          <w:iCs w:val="0"/>
          <w:color w:val="000000" w:themeColor="text1"/>
          <w:sz w:val="24"/>
          <w:szCs w:val="24"/>
        </w:rPr>
        <w:fldChar w:fldCharType="end"/>
      </w:r>
    </w:p>
    <w:p w14:paraId="0AA7916E" w14:textId="77777777" w:rsidR="000209AB" w:rsidRPr="004C75BD" w:rsidRDefault="000209AB" w:rsidP="000209AB">
      <w:pPr>
        <w:pStyle w:val="Descripcin"/>
        <w:keepNext/>
        <w:spacing w:line="480" w:lineRule="auto"/>
        <w:rPr>
          <w:rFonts w:cs="Times New Roman"/>
          <w:color w:val="000000" w:themeColor="text1"/>
          <w:sz w:val="24"/>
          <w:szCs w:val="24"/>
        </w:rPr>
      </w:pPr>
      <w:r>
        <w:rPr>
          <w:rFonts w:cs="Times New Roman"/>
          <w:color w:val="000000" w:themeColor="text1"/>
          <w:sz w:val="24"/>
          <w:szCs w:val="24"/>
        </w:rPr>
        <w:t>Resumen de técnicas e instrumentos utilizados en la tesis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0209AB" w:rsidRPr="00F87DCB" w14:paraId="1737BE7E" w14:textId="77777777" w:rsidTr="00583548">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82E9FF"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57CEF4"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AB2F0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INSTRUMENTOS</w:t>
            </w:r>
          </w:p>
        </w:tc>
      </w:tr>
      <w:tr w:rsidR="000209AB" w:rsidRPr="00F87DCB" w14:paraId="4DC815AD"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939BEC"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D196C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8916B2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Matriz de vaciado de datos / Registro de datasets </w:t>
            </w:r>
            <w:del w:id="9053" w:author="Revision Claude" w:date="2026-10-19T00:00:00Z">
              <w:r>
                <w:rPr>
                  <w:rFonts w:eastAsia="Times New Roman" w:cs="Times New Roman"/>
                  <w:color w:val="000000" w:themeColor="text1"/>
                  <w:szCs w:val="24"/>
                </w:rPr>
                <w:delText xml:space="preserve">(Kaggle)</w:delText>
              </w:r>
            </w:del>
            <w:ins w:id="9054" w:author="Revision Claude" w:date="2026-10-19T00:00:00Z">
              <w:r>
                <w:rPr>
                  <w:rFonts w:eastAsia="Times New Roman" w:cs="Times New Roman"/>
                  <w:color w:val="000000" w:themeColor="text1"/>
                  <w:szCs w:val="24"/>
                </w:rPr>
                <w:t xml:space="preserve">(Roboflow Universe)</w:t>
              </w:r>
            </w:ins>
            <w:r>
              <w:rPr>
                <w:rFonts w:eastAsia="Times New Roman" w:cs="Times New Roman"/>
                <w:color w:val="000000" w:themeColor="text1"/>
                <w:szCs w:val="24"/>
              </w:rPr>
              <w:t xml:space="preserve">.</w:t>
            </w:r>
          </w:p>
        </w:tc>
      </w:tr>
      <w:tr w:rsidR="000209AB" w:rsidRPr="00F87DCB" w14:paraId="0681BDF8"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46046"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lastRenderedPageBreak/>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1E096A"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5BF2E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 de observación (Métricas de rendimiento de la IA y tiempos de captura in situ).</w:t>
            </w:r>
          </w:p>
        </w:tc>
      </w:tr>
      <w:tr w:rsidR="000209AB" w:rsidRPr="00F87DCB" w14:paraId="19386FA9" w14:textId="77777777" w:rsidTr="00583548">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617BEE"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DC3313"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Entrevista Agropecuaria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2A04308"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Cuestionario de evaluación del nivel de control y reducción de descarte.</w:t>
            </w:r>
          </w:p>
        </w:tc>
      </w:tr>
    </w:tbl>
    <w:p w14:paraId="26A3816F" w14:textId="51E4D6DF" w:rsidR="000209AB" w:rsidRDefault="00B57322" w:rsidP="00B57322">
      <w:pPr>
        <w:spacing w:after="120" w:line="480" w:lineRule="auto"/>
        <w:ind w:firstLine="697"/>
        <w:rPr>
          <w:b/>
          <w:bCs/>
        </w:rPr>
        <w:sectPr w:rsidR="000209AB" w:rsidSect="00B5255F">
          <w:pgSz w:w="11906" w:h="16838"/>
          <w:pgMar w:top="1417" w:right="1701" w:bottom="1417" w:left="1701" w:header="708" w:footer="708" w:gutter="0"/>
          <w:cols w:space="708"/>
          <w:docGrid w:linePitch="360"/>
        </w:sectPr>
      </w:pPr>
      <w:bookmarkStart w:id="102" w:name="_hr88smm00863" w:colFirst="0" w:colLast="0"/>
      <w:bookmarkEnd w:id="102"/>
      <w:r>
        <w:rPr>
          <w:rFonts w:cs="Times New Roman"/>
        </w:rPr>
        <w:t>El proceso de creación de los instrumentos incluyó la definición de los indicadores y dimensiones a partir de las bases teóricas y de los antecedentes empíricos revisados, la redacción de los campos de registro y de los ítems en un lenguaje claro y operativo para el personal del huerto, y la validación de contenido mediante juicio de tres expertos (ingenieros de sistemas y agrónomos), previa a su aplicación en la prueba piloto de campo.</w:t>
      </w:r>
    </w:p>
    <w:p w14:paraId="085A4522" w14:textId="08362F72" w:rsidR="0047296A" w:rsidRPr="00DB2725" w:rsidRDefault="0047296A" w:rsidP="00DB2725">
      <w:pPr>
        <w:pStyle w:val="APA7"/>
        <w:rPr>
          <w:b/>
          <w:bCs/>
        </w:rPr>
      </w:pPr>
      <w:r>
        <w:rPr>
          <w:b/>
          <w:bCs/>
        </w:rPr>
        <w:lastRenderedPageBreak/>
        <w:t>Justificación del instrumento</w:t>
      </w:r>
    </w:p>
    <w:p w14:paraId="01D26CB1" w14:textId="149DC4CF" w:rsidR="00556697" w:rsidRDefault="00B57322" w:rsidP="00556697">
      <w:pPr>
        <w:spacing w:after="120" w:line="480" w:lineRule="auto"/>
        <w:ind w:firstLine="697"/>
        <w:rPr>
          <w:rFonts w:cs="Times New Roman"/>
        </w:rPr>
      </w:pPr>
      <w:r>
        <w:rPr>
          <w:rFonts w:cs="Times New Roman"/>
        </w:rPr>
        <w:t xml:space="preserve">La ficha de observación tecnológica constituye el instrumento idóneo para este estudio porque permite registrar de forma estructurada y objetiva las métricas de rendimiento del modelo y los tiempos de inspección, que son los indicadores centrales de la variable dependiente. El cuestionario de evaluación agronómica complementa dicho registro al capturar la valoración del personal experto sobre la reducción del descarte, dimensión que no puede medirse únicamente por vía algorítmica. Además, su pertinencia se respalda en antecedentes de investigaciones similares; por ejemplo, </w:t>
      </w:r>
      <w:del w:id="9049" w:author="Revision Claude" w:date="2026-10-19T00:00:00Z">
        <w:r>
          <w:rPr>
            <w:rFonts w:cs="Times New Roman"/>
          </w:rPr>
          <w:delText xml:space="preserve">Capcha Collazos et al. (2023)</w:delText>
        </w:r>
      </w:del>
      <w:ins w:id="9050" w:author="Revision Claude" w:date="2026-10-19T00:00:00Z">
        <w:r>
          <w:rPr>
            <w:rFonts w:cs="Times New Roman"/>
          </w:rPr>
          <w:t xml:space="preserve">Capcha Collazos et al. (2025)</w:t>
        </w:r>
      </w:ins>
      <w:r>
        <w:rPr>
          <w:rFonts w:cs="Times New Roman"/>
        </w:rPr>
        <w:t xml:space="preserve"> evaluaron arquitecturas de aprendizaje profundo mediante métricas estandarizadas de Precisión, Recall y mAP, confirmando la validez de este tipo de registro cuantitativo en contextos tecnológicos; por su parte, Lu y Young (2020) y Wang y He (2021) documentaron el uso de protocolos de captura controlada en entornos agrícolas no controlados, evidenciando que este método resulta adecuado para medir el desempeño de sistemas de visión artificial en campo. En ese sentido, la combinación de ficha de observación tecnológica y cuestionario de evaluación agronómica asegura coherencia metodológica y comparabilidad con estudios previos, garantizando datos fiables para analizar cómo el sistema de visión computacional incide en la optimización de la producción de palta Hass.</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Pr>
          <w:b/>
          <w:bCs/>
        </w:rPr>
        <w:lastRenderedPageBreak/>
        <w:t>Control de sesgos</w:t>
      </w:r>
    </w:p>
    <w:p w14:paraId="58C4A4C7" w14:textId="079E0107" w:rsidR="00D63B65" w:rsidRDefault="00D63B65" w:rsidP="00DB2725">
      <w:pPr>
        <w:pStyle w:val="APA7"/>
        <w:rPr>
          <w:rFonts w:eastAsia="Calibri" w:cs="Times New Roman"/>
          <w:color w:val="auto"/>
          <w:lang w:eastAsia="en-US"/>
        </w:rPr>
      </w:pPr>
      <w:bookmarkStart w:id="103" w:name="_Toc202638441"/>
      <w:bookmarkStart w:id="104" w:name="_Toc202638498"/>
      <w:bookmarkStart w:id="105" w:name="_Toc202638658"/>
      <w:bookmarkStart w:id="106" w:name="_Toc202640390"/>
      <w:bookmarkStart w:id="107" w:name="_Toc208414357"/>
      <w:bookmarkStart w:id="108" w:name="_Toc208772359"/>
      <w:r>
        <w:rPr>
          <w:rFonts w:eastAsia="Calibri" w:cs="Times New Roman"/>
          <w:color w:val="auto"/>
          <w:lang w:eastAsia="en-US"/>
        </w:rPr>
        <w:t xml:space="preserve">Se implementarán estrategias para mitigar posibles sesgos de recolección y medición; para controlar el sesgo ambiental derivado de la variabilidad de la iluminación natural, la oclusión por follaje y los fondos agrícolas complejos, las capturas fotográficas se realizarán en distintas franjas horarias y desde diversos ángulos, lo que además previene el sobreajuste del modelo (Lu y Young, 2020), mientras que para controlar el sesgo del observador humano en la preprueba, la inspección ocular manual será ejecutada por el mismo personal evaluador siguiendo un protocolo único de registro, de modo que las diferencias observadas no se atribuyan a cambios de criterio (Wang y He, 2021). Asimismo, en cuanto a la calidad de los datos, se descartarán los registros incompletos, las imágenes desenfocadas o sobreexpuestas y los cuestionarios inconsistentes, garantizando el anonimato y reduciendo la deseabilidad social en la aplicación del cuestionario de evaluación agronómica. La pertinencia de estas medidas se sustenta en antecedentes metodológicos como el de Lu y Young (2020) y Wang y He (2021), quienes destacan que el control de validez requiere minimizar los sesgos ambientales y del observador en entornos agrícolas no controlados, mientras que Hernández Sampieri et al. (2014) subrayan que el rigor metodológico depende de la depuración de registros para garantizar la calidad del análisis, encontrándose las acciones alineadas con prácticas reconocidas en investigaciones previas sobre visión computacional para asegurar la fiabilidad y rigurosidad científica de los datos obtenidos.</w:t>
      </w:r>
    </w:p>
    <w:p w14:paraId="65AE5824" w14:textId="28A839F8" w:rsidR="00D23CC8" w:rsidRPr="00DB2725" w:rsidRDefault="00D23CC8" w:rsidP="00DB2725">
      <w:pPr>
        <w:pStyle w:val="APA7"/>
        <w:rPr>
          <w:b/>
          <w:bCs/>
        </w:rPr>
      </w:pPr>
      <w:r>
        <w:rPr>
          <w:b/>
          <w:bCs/>
        </w:rPr>
        <w:t>Análisis de datos</w:t>
      </w:r>
      <w:bookmarkEnd w:id="103"/>
      <w:bookmarkEnd w:id="104"/>
      <w:bookmarkEnd w:id="105"/>
      <w:bookmarkEnd w:id="106"/>
      <w:bookmarkEnd w:id="107"/>
      <w:bookmarkEnd w:id="108"/>
    </w:p>
    <w:p w14:paraId="609F4641" w14:textId="58EAA48F" w:rsidR="00585CEE" w:rsidRPr="009E5C84" w:rsidRDefault="00D63B65" w:rsidP="00585CEE">
      <w:pPr>
        <w:spacing w:after="120" w:line="480" w:lineRule="auto"/>
        <w:ind w:firstLine="697"/>
        <w:rPr>
          <w:rFonts w:cs="Times New Roman"/>
        </w:rPr>
      </w:pPr>
      <w:r>
        <w:rPr>
          <w:rFonts w:eastAsia="Times New Roman" w:cs="Times New Roman"/>
          <w:color w:val="000000" w:themeColor="text1"/>
          <w:szCs w:val="24"/>
        </w:rPr>
        <w:t xml:space="preserve">La orientación del estudio fue cuantitativa, por lo que el análisis de datos se centró en el tratamiento estadístico de la información recolectada a través de la ficha de observación tecnológica y el cuestionario de evaluación agronómica. La intención </w:t>
        <w:lastRenderedPageBreak/>
        <w:t>analítica se enfocó en verificar la relación e impacto entre la variable independiente, que fue el sistema de visión computacional, y la variable dependiente, que fue la producción de palta Hass, junto con sus respectivas dimensiones mencionadas. El análisis se dividió en dos dimensiones operativas y, una vez recolectada la información, se siguió el siguiente procedimiento: primero, se realizó la revisión y depuración de los registros, excluyendo las fichas incompletas y las imágenes no aptas por desenfoque o sobreexposición; en segundo lugar, se efectuó la codificación de los datos, transformando las detecciones algorítmicas, los tiempos cronometrados y las respuestas del cuestionario en valores numéricos comparables para su análisis; posteriormente, se efectuó la digitalización, ingresando la información en una hoja de cálculo (Microsoft Excel) para su limpieza previa al procesamiento estadístico.</w:t>
      </w:r>
    </w:p>
    <w:p w14:paraId="59B05721" w14:textId="77777777" w:rsidR="00F86A22" w:rsidRPr="00DB2725" w:rsidRDefault="00F86A22" w:rsidP="00DB2725">
      <w:pPr>
        <w:pStyle w:val="APA7"/>
        <w:rPr>
          <w:b/>
          <w:bCs/>
        </w:rPr>
      </w:pPr>
      <w:r>
        <w:rPr>
          <w:b/>
          <w:bCs/>
        </w:rPr>
        <w:t>Herramientas y técnicas estadísticas</w:t>
      </w:r>
    </w:p>
    <w:p w14:paraId="0DAC19E5" w14:textId="62D5C844" w:rsidR="00E2319F" w:rsidRPr="00F87DCB" w:rsidRDefault="00D63B65" w:rsidP="00E2319F">
      <w:pPr>
        <w:spacing w:after="240" w:line="480" w:lineRule="auto"/>
        <w:ind w:firstLine="720"/>
        <w:rPr>
          <w:rFonts w:eastAsia="Times New Roman" w:cs="Times New Roman"/>
          <w:color w:val="000000" w:themeColor="text1"/>
          <w:szCs w:val="24"/>
        </w:rPr>
      </w:pPr>
      <w:bookmarkStart w:id="109" w:name="_Toc202638442"/>
      <w:bookmarkStart w:id="110" w:name="_Toc202638499"/>
      <w:bookmarkStart w:id="111" w:name="_Toc202638659"/>
      <w:bookmarkStart w:id="112" w:name="_Toc202640391"/>
      <w:bookmarkStart w:id="113" w:name="_Toc208414358"/>
      <w:bookmarkStart w:id="114" w:name="_Toc208772360"/>
      <w:r>
        <w:rPr>
          <w:rFonts w:eastAsia="Times New Roman" w:cs="Times New Roman"/>
          <w:color w:val="000000" w:themeColor="text1"/>
          <w:szCs w:val="24"/>
        </w:rPr>
        <w:t xml:space="preserve">El análisis se dividió en dos fases principales: En la primera fase, para evaluar la exactitud diagnóstica del modelo de aprendizaje profundo, los datos tabulados se analizarán utilizando métricas estandarizadas en la evaluación de arquitecturas de inteligencia artificial </w:t>
      </w:r>
      <w:del w:id="9051" w:author="Revision Claude" w:date="2026-10-19T00:00:00Z">
        <w:r>
          <w:rPr>
            <w:rFonts w:eastAsia="Times New Roman" w:cs="Times New Roman"/>
            <w:color w:val="000000" w:themeColor="text1"/>
            <w:szCs w:val="24"/>
          </w:rPr>
          <w:delText xml:space="preserve">(Capcha Collazos et al., 2023)</w:delText>
        </w:r>
      </w:del>
      <w:ins w:id="9052" w:author="Revision Claude" w:date="2026-10-19T00:00:00Z">
        <w:r>
          <w:rPr>
            <w:rFonts w:eastAsia="Times New Roman" w:cs="Times New Roman"/>
            <w:color w:val="000000" w:themeColor="text1"/>
            <w:szCs w:val="24"/>
          </w:rPr>
          <w:t xml:space="preserve">(Capcha Collazos et al., 2025)</w:t>
        </w:r>
      </w:ins>
      <w:r>
        <w:rPr>
          <w:rFonts w:eastAsia="Times New Roman" w:cs="Times New Roman"/>
          <w:color w:val="000000" w:themeColor="text1"/>
          <w:szCs w:val="24"/>
        </w:rPr>
        <w:t xml:space="preserve">, calculándose la Precisión (proporción de detecciones correctas), el Recall (sensibilidad del modelo para no omitir frutos enfermos) y el mAP (Mean Average Precision), que determinarán la viabilidad técnica del sistema en contraste con la inspección visual; asimismo, se aplicará estadística descriptiva (medias y desviaciones estándar) para describir el comportamiento general de las variables. En la segunda fase, de carácter inferencial, se realizaron procedimientos estadísticos orientados a contrastar las hipótesis específicas y la hipótesis general del estudio, ordenando los datos registrados en la preprueba y posprueba en una base de datos utilizando un software estadístico (como SPSS o lenguaje R). En primer lugar, según Hernández Sampieri et al. (2014), al tratarse de un diseño preexperimental con mediciones relacionadas en un mismo grupo, se ejecutará una prueba de normalidad (como Shapiro-Wilk) para determinar la distribución de los datos; si los datos siguen una distribución normal, se utilizará la prueba paramétrica T de Student para muestras relacionadas, y en caso contrario, se aplicará la prueba no paramétrica de Wilcoxon, trabajando con un nivel de significancia estadística del 5% (p &lt; 0.05) para validar si la optimización generada por el sistema es estadísticamente significativa. Este plan de análisis permitió obtener resultados objetivos y válidos que respondieron a la pregunta de investigación y verificaron las hipótesis planteadas, asegurando rigurosidad científica en la interpretación de los datos. </w:t>
      </w:r>
    </w:p>
    <w:p w14:paraId="121E089C" w14:textId="77777777" w:rsidR="006D4F9E" w:rsidRPr="00DB2725" w:rsidRDefault="006D4F9E" w:rsidP="00DB2725">
      <w:pPr>
        <w:pStyle w:val="APA7"/>
        <w:rPr>
          <w:b/>
          <w:bCs/>
        </w:rPr>
      </w:pPr>
      <w:r>
        <w:rPr>
          <w:b/>
          <w:bCs/>
        </w:rPr>
        <w:t>Aspectos Éticos</w:t>
      </w:r>
      <w:bookmarkEnd w:id="109"/>
      <w:bookmarkEnd w:id="110"/>
      <w:bookmarkEnd w:id="111"/>
      <w:bookmarkEnd w:id="112"/>
      <w:bookmarkEnd w:id="113"/>
      <w:bookmarkEnd w:id="114"/>
    </w:p>
    <w:p w14:paraId="1AC01B90" w14:textId="57979E7B" w:rsidR="00725D0A" w:rsidRDefault="00D63B65" w:rsidP="00725D0A">
      <w:pPr>
        <w:spacing w:after="240" w:line="480" w:lineRule="auto"/>
        <w:ind w:firstLine="720"/>
        <w:rPr>
          <w:rFonts w:eastAsia="Times New Roman" w:cs="Times New Roman"/>
          <w:color w:val="000000" w:themeColor="text1"/>
          <w:szCs w:val="24"/>
        </w:rPr>
      </w:pPr>
      <w:bookmarkStart w:id="115" w:name="_Toc208772361"/>
      <w:bookmarkStart w:id="116" w:name="_Toc482714973"/>
      <w:bookmarkStart w:id="117" w:name="_Toc482714989"/>
      <w:bookmarkStart w:id="118" w:name="_Toc482714999"/>
      <w:bookmarkStart w:id="119" w:name="_Toc482715009"/>
      <w:bookmarkStart w:id="120" w:name="_Toc482715019"/>
      <w:bookmarkStart w:id="121" w:name="_Toc482715029"/>
      <w:bookmarkStart w:id="122" w:name="_Toc482715039"/>
      <w:bookmarkStart w:id="123" w:name="_Toc482715049"/>
      <w:bookmarkStart w:id="124" w:name="_Toc482715059"/>
      <w:bookmarkStart w:id="125" w:name="_Toc482715069"/>
      <w:bookmarkStart w:id="126" w:name="_Toc482715079"/>
      <w:bookmarkStart w:id="127" w:name="_Toc482715089"/>
      <w:bookmarkStart w:id="128" w:name="_Toc482715099"/>
      <w:bookmarkStart w:id="129" w:name="_Toc482715109"/>
      <w:bookmarkStart w:id="130" w:name="_Toc482715300"/>
      <w:bookmarkEnd w:id="48"/>
      <w:r>
        <w:rPr>
          <w:rFonts w:cs="Times New Roman"/>
        </w:rPr>
        <w:t xml:space="preserve">La presente investigación se desarrolló conforme a los principios éticos fundamentales establecidos en los códigos de ética para la investigación científica y se ajustó a los lineamientos nacionales e internacionales que garantizaron el respeto por los derechos, la dignidad y la integridad de las personas participantes. En específico, se observará el Código Nacional de Integridad Científica del CONCYTEC (2024), que promovió la integridad científica, la transparencia, el consentimiento informado y la responsabilidad social del investigador, así como la protección de los datos y de la identidad de las personas que participan en el trabajo de campo. Según el Consejo Nacional de Ciencia, Tecnología e Innovación Tecnológica (CONCYTEC, 2024), a través de su Código Nacional de Integridad Científica, toda investigación desarrollada en el país debe regirse estrictamente por los principios de probidad, transparencia y </w:t>
        <w:lastRenderedPageBreak/>
        <w:t>respeto, estableciendo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Durante todo el proceso, en estricta concordancia con estos principios, se cumplieron compromisos éticos como obtener el consentimiento informado del personal agrícola encuestado, mediante el cual cada participante fue informado de forma clara, veraz y comprensible sobre los objetivos del estudio, la confidencialidad de sus respuestas, su participación voluntaria y el derecho a retirarse en cualquier momento sin consecuencias; garantizar la confidencialidad y el anonimato, protegiendo la identidad de las personas y los datos recolectados; asegurar el uso responsable de la información, garantizando que los datos —incluyendo la captura de imágenes de los cultivos y la información brindada por los especialistas del huerto en la localidad de Chao— se utilizaron únicamente con fines académicos y no se compartieron con terceros sin autorización expresa; evitar cualquier daño o perjuicio, verificando que la investigación no implicara riesgos físicos, psicológicos ni económicos para el personal participante y que los instrumentos fueran respetuosos, libres de sesgos y no invasivos; y finalmente, custodiar y resguardar los datos, los cuales fueron almacenados en entornos seguros, tanto físicos como digitales, y destruidos de manera segura una vez concluido el análisis y la presentación de los resultados, contando además con la autorización formal de los administradores del predio para el despliegue del sistema de visión artificial y acatando en todo momento el Código de Ética y los lineamientos de investigación de la universidad.</w:t>
      </w:r>
      <w:r>
        <w:rPr>
          <w:rFonts w:eastAsia="Times New Roman" w:cs="Times New Roman"/>
          <w:color w:val="000000" w:themeColor="text1"/>
          <w:szCs w:val="24"/>
        </w:rPr>
        <w:t>.</w:t>
      </w:r>
    </w:p>
    <w:p w14:paraId="57DA7593" w14:textId="77777777" w:rsidR="00D53631" w:rsidRDefault="00D53631" w:rsidP="00D63B65">
      <w:pPr>
        <w:pStyle w:val="Ttulo1"/>
        <w:jc w:val="left"/>
        <w:sectPr w:rsidR="00D53631" w:rsidSect="00B5255F">
          <w:pgSz w:w="11906" w:h="16838"/>
          <w:pgMar w:top="1417" w:right="1701" w:bottom="1417" w:left="1701" w:header="708" w:footer="708" w:gutter="0"/>
          <w:cols w:space="708"/>
          <w:docGrid w:linePitch="360"/>
        </w:sectPr>
      </w:pPr>
    </w:p>
    <w:p w14:paraId="6B3D58DB" w14:textId="77777777" w:rsidR="004C5154" w:rsidRPr="007221EF" w:rsidRDefault="004C5154" w:rsidP="004C5154">
      <w:pPr>
        <w:pStyle w:val="Ttulo1"/>
      </w:pPr>
      <w:commentRangeStart w:id="8"/>
      <w:r>
        <w:lastRenderedPageBreak/>
        <w:t>CAPÍTULO III: RESULTADOS</w:t>
      </w:r>
      <w:commentRangeEnd w:id="8"/>
      <w:r>
        <w:commentReference w:id="8"/>
      </w:r>
      <w:bookmarkEnd w:id="115"/>
    </w:p>
    <w:p w14:paraId="5A000001" w14:textId="77777777">
      <w:pPr>
        <w:pStyle w:val="APA7"/>
      </w:pPr>
      <w:r>
        <w:t xml:space="preserve">En este capítulo se presentaron los resultados obtenidos tras el desarrollo y la evaluación del sistema de visión computacional para el diagnóstico fitosanitario de la palta Hass. Los resultados se organizaron en función de los tres objetivos específicos de la investigación: la precisión en el diagnóstico fitosanitario, el tiempo de inspección y la disminución de las pérdidas por descarte, esta última abordada a partir de la capacidad del sistema para detectar de forma temprana las enfermedades del fruto y de la hoja. El sistema implementado siguió el flujo de procesamiento que se muestra en la Figura 2.</w:t>
      </w:r>
    </w:p>
    <w:p w14:paraId="5A000002" w14:textId="77777777">
      <w:pPr>
        <w:pStyle w:val="FIGURA0"/>
        <w:keepNext/>
        <w:keepLines/>
      </w:pPr>
      <w:r>
        <w:t xml:space="preserve">Figura </w:t>
        <w:fldChar w:fldCharType="begin"/>
        <w:instrText xml:space="preserve"> SEQ Figura \* ARABIC </w:instrText>
        <w:fldChar w:fldCharType="separate"/>
      </w:r>
      <w:r>
        <w:rPr>
          <w:noProof/>
        </w:rPr>
        <w:t>2</w:t>
      </w:r>
      <w:r>
        <w:fldChar w:fldCharType="end"/>
        <w:br/>
      </w:r>
      <w:r>
        <w:rPr>
          <w:b w:val="0"/>
          <w:bCs w:val="0"/>
          <w:i/>
          <w:iCs/>
        </w:rPr>
        <w:t xml:space="preserve">Diagrama de flujo del proceso del sistema de visión computacional</w:t>
      </w:r>
    </w:p>
    <w:p w14:paraId="5A000003" w14:textId="77777777">
      <w:pPr>
        <w:pStyle w:val="APA7"/>
        <w:keepNext/>
        <w:ind w:firstLine="0"/>
        <w:jc w:val="center"/>
      </w:pPr>
      <w:r>
        <w:rPr>
          <w:noProof/>
        </w:rPr>
        <w:drawing>
          <wp:inline distT="0" distB="0" distL="0" distR="0">
            <wp:extent cx="3420000" cy="3863559"/>
            <wp:effectExtent l="0" t="0" r="0" b="0"/>
            <wp:docPr id="880001" name="Imagen 880001" descr="Diagrama de fluj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1" name="cap3_fig1.png"/>
                    <pic:cNvPicPr/>
                  </pic:nvPicPr>
                  <pic:blipFill>
                    <a:blip r:embed="rIdCap3Img1"/>
                    <a:stretch>
                      <a:fillRect/>
                    </a:stretch>
                  </pic:blipFill>
                  <pic:spPr>
                    <a:xfrm>
                      <a:off x="0" y="0"/>
                      <a:ext cx="3420000" cy="3863559"/>
                    </a:xfrm>
                    <a:prstGeom prst="rect">
                      <a:avLst/>
                    </a:prstGeom>
                  </pic:spPr>
                </pic:pic>
              </a:graphicData>
            </a:graphic>
          </wp:inline>
        </w:drawing>
      </w:r>
    </w:p>
    <w:p w14:paraId="5A00000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El umbral de confianza de 0.35 corresponde a la configuración del servidor de inferencia.</w:t>
      </w:r>
    </w:p>
    <w:p w14:paraId="5A000005" w14:textId="77777777">
      <w:pPr>
        <w:pStyle w:val="APA7"/>
      </w:pPr>
      <w:r>
        <w:t xml:space="preserve">Como se observa en la Figura 2, el usuario capturó la imagen desde la aplicación web, seleccionó el órgano a evaluar (hoja o fruto) y el sistema la procesó con el modelo YOLO11s correspondiente. Las detecciones con una confianza igual o superior a 0.35 se tradujeron en un veredicto (sano o con alerta fitosanitaria), acompañado de acciones recomendadas, y cada inspección quedó registrada en el historial del sistema, desde donde pudo exportarse como reporte en formato PDF. Los indicadores evaluados para cada objetivo se resumen en la Tabla 3.</w:t>
      </w:r>
    </w:p>
    <w:p w14:paraId="5A000006" w14:textId="77777777">
      <w:pPr>
        <w:pStyle w:val="TABLA0"/>
        <w:keepNext/>
        <w:keepLines/>
      </w:pPr>
      <w:r>
        <w:t xml:space="preserve">Tabla </w:t>
        <w:fldChar w:fldCharType="begin"/>
        <w:instrText xml:space="preserve"> SEQ Tabla \* ARABIC </w:instrText>
        <w:fldChar w:fldCharType="separate"/>
      </w:r>
      <w:r>
        <w:rPr>
          <w:noProof/>
        </w:rPr>
        <w:t>3</w:t>
      </w:r>
      <w:r>
        <w:fldChar w:fldCharType="end"/>
        <w:br/>
      </w:r>
      <w:r>
        <w:rPr>
          <w:b w:val="0"/>
          <w:bCs w:val="0"/>
          <w:i/>
          <w:iCs/>
        </w:rPr>
        <w:t xml:space="preserve">Objetivos, dimensiones e indicadores evaluados</w:t>
      </w:r>
    </w:p>
    <w:tbl>
      <w:tblPr>
        <w:tblStyle w:val="Tablaconcuadrcula"/>
        <w:tblW w:w="0" w:type="auto"/>
        <w:jc w:val="center"/>
        <w:tblLook w:val="04A0" w:firstRow="1" w:lastRow="0" w:firstColumn="1" w:lastColumn="0" w:noHBand="0" w:noVBand="1"/>
      </w:tblPr>
      <w:tblGrid>
        <w:gridCol w:w="2300"/>
        <w:gridCol w:w="1700"/>
        <w:gridCol w:w="2900"/>
        <w:gridCol w:w="2000"/>
      </w:tblGrid>
      <w:tr>
        <w:trPr>
          <w:tblHeader/>
          <w:jc w:val="center"/>
        </w:trPr>
        <w:tc>
          <w:tcPr>
            <w:tcW w:w="2300" w:type="dxa"/>
            <w:tcBorders>
              <w:top w:val="single" w:sz="4" w:space="0" w:color="auto"/>
              <w:left w:val="nil"/>
              <w:bottom w:val="single" w:sz="4" w:space="0" w:color="auto"/>
              <w:right w:val="nil"/>
            </w:tcBorders>
            <w:vAlign w:val="center"/>
          </w:tcPr>
          <w:p w14:paraId="5A0000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Objetivo específico</w:t>
            </w:r>
          </w:p>
        </w:tc>
        <w:tc>
          <w:tcPr>
            <w:tcW w:w="1700" w:type="dxa"/>
            <w:tcBorders>
              <w:top w:val="single" w:sz="4" w:space="0" w:color="auto"/>
              <w:left w:val="nil"/>
              <w:bottom w:val="single" w:sz="4" w:space="0" w:color="auto"/>
              <w:right w:val="nil"/>
            </w:tcBorders>
            <w:vAlign w:val="center"/>
          </w:tcPr>
          <w:p w14:paraId="5A00000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Dimensión</w:t>
            </w:r>
          </w:p>
        </w:tc>
        <w:tc>
          <w:tcPr>
            <w:tcW w:w="2900" w:type="dxa"/>
            <w:tcBorders>
              <w:top w:val="single" w:sz="4" w:space="0" w:color="auto"/>
              <w:left w:val="nil"/>
              <w:bottom w:val="single" w:sz="4" w:space="0" w:color="auto"/>
              <w:right w:val="nil"/>
            </w:tcBorders>
            <w:vAlign w:val="center"/>
          </w:tcPr>
          <w:p w14:paraId="5A0000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Indicadores</w:t>
            </w:r>
          </w:p>
        </w:tc>
        <w:tc>
          <w:tcPr>
            <w:tcW w:w="2000" w:type="dxa"/>
            <w:tcBorders>
              <w:top w:val="single" w:sz="4" w:space="0" w:color="auto"/>
              <w:left w:val="nil"/>
              <w:bottom w:val="single" w:sz="4" w:space="0" w:color="auto"/>
              <w:right w:val="nil"/>
            </w:tcBorders>
            <w:vAlign w:val="center"/>
          </w:tcPr>
          <w:p w14:paraId="5A00000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Fuente de datos</w:t>
            </w:r>
          </w:p>
        </w:tc>
      </w:tr>
      <w:tr>
        <w:trPr>
          <w:cantSplit/>
          <w:jc w:val="center"/>
        </w:trPr>
        <w:tc>
          <w:tcPr>
            <w:tcW w:w="2300" w:type="dxa"/>
            <w:tcBorders>
              <w:top w:val="nil"/>
              <w:left w:val="nil"/>
              <w:bottom w:val="nil"/>
              <w:right w:val="nil"/>
            </w:tcBorders>
            <w:vAlign w:val="center"/>
          </w:tcPr>
          <w:p w14:paraId="5A00000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OE1. Precisión en el diagnóstico fitosanitario</w:t>
            </w:r>
          </w:p>
        </w:tc>
        <w:tc>
          <w:tcPr>
            <w:tcW w:w="1700" w:type="dxa"/>
            <w:tcBorders>
              <w:top w:val="nil"/>
              <w:left w:val="nil"/>
              <w:bottom w:val="nil"/>
              <w:right w:val="nil"/>
            </w:tcBorders>
            <w:vAlign w:val="center"/>
          </w:tcPr>
          <w:p w14:paraId="5A00000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Precisión diagnóstica</w:t>
            </w:r>
          </w:p>
        </w:tc>
        <w:tc>
          <w:tcPr>
            <w:tcW w:w="2900" w:type="dxa"/>
            <w:tcBorders>
              <w:top w:val="nil"/>
              <w:left w:val="nil"/>
              <w:bottom w:val="nil"/>
              <w:right w:val="nil"/>
            </w:tcBorders>
            <w:vAlign w:val="center"/>
          </w:tcPr>
          <w:p w14:paraId="5A00000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 R, F1, mAP50, mAP50-95; sensibilidad, especificidad, exactitud y κ por imagen</w:t>
            </w:r>
          </w:p>
        </w:tc>
        <w:tc>
          <w:tcPr>
            <w:tcW w:w="2000" w:type="dxa"/>
            <w:tcBorders>
              <w:top w:val="nil"/>
              <w:left w:val="nil"/>
              <w:bottom w:val="nil"/>
              <w:right w:val="nil"/>
            </w:tcBorders>
            <w:vAlign w:val="center"/>
          </w:tcPr>
          <w:p w14:paraId="5A00000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Split de prueba del dataset (618 imágenes) y registros del sistema</w:t>
            </w:r>
          </w:p>
        </w:tc>
      </w:tr>
      <w:tr>
        <w:trPr>
          <w:cantSplit/>
          <w:jc w:val="center"/>
        </w:trPr>
        <w:tc>
          <w:tcPr>
            <w:tcW w:w="2300" w:type="dxa"/>
            <w:tcBorders>
              <w:top w:val="nil"/>
              <w:left w:val="nil"/>
              <w:bottom w:val="nil"/>
              <w:right w:val="nil"/>
            </w:tcBorders>
            <w:vAlign w:val="center"/>
          </w:tcPr>
          <w:p w14:paraId="5A0000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OE2. Tiempo de inspección</w:t>
            </w:r>
          </w:p>
        </w:tc>
        <w:tc>
          <w:tcPr>
            <w:tcW w:w="1700" w:type="dxa"/>
            <w:tcBorders>
              <w:top w:val="nil"/>
              <w:left w:val="nil"/>
              <w:bottom w:val="nil"/>
              <w:right w:val="nil"/>
            </w:tcBorders>
            <w:vAlign w:val="center"/>
          </w:tcPr>
          <w:p w14:paraId="5A00001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w:t>
            </w:r>
          </w:p>
        </w:tc>
        <w:tc>
          <w:tcPr>
            <w:tcW w:w="2900" w:type="dxa"/>
            <w:tcBorders>
              <w:top w:val="nil"/>
              <w:left w:val="nil"/>
              <w:bottom w:val="nil"/>
              <w:right w:val="nil"/>
            </w:tcBorders>
            <w:vAlign w:val="center"/>
          </w:tcPr>
          <w:p w14:paraId="5A00001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procesamiento por imagen (ms); tiempo promedio por árbol (min)</w:t>
            </w:r>
          </w:p>
        </w:tc>
        <w:tc>
          <w:tcPr>
            <w:tcW w:w="2000" w:type="dxa"/>
            <w:tcBorders>
              <w:top w:val="nil"/>
              <w:left w:val="nil"/>
              <w:bottom w:val="nil"/>
              <w:right w:val="nil"/>
            </w:tcBorders>
            <w:vAlign w:val="center"/>
          </w:tcPr>
          <w:p w14:paraId="5A00001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Medición en el split de prueba; </w:t>
            </w:r>
            <w:r>
              <w:rPr>
                <w:rFonts w:cs="Times New Roman"/>
                <w:sz w:val="20"/>
                <w:szCs w:val="20"/>
                <w:highlight w:val="yellow"/>
              </w:rPr>
              <w:t xml:space="preserve">fichas de campo (pendiente)</w:t>
            </w:r>
          </w:p>
        </w:tc>
      </w:tr>
      <w:tr>
        <w:trPr>
          <w:cantSplit/>
          <w:jc w:val="center"/>
        </w:trPr>
        <w:tc>
          <w:tcPr>
            <w:tcW w:w="2300" w:type="dxa"/>
            <w:tcBorders>
              <w:top w:val="nil"/>
              <w:left w:val="nil"/>
              <w:bottom w:val="single" w:sz="4" w:space="0" w:color="auto"/>
              <w:right w:val="nil"/>
            </w:tcBorders>
            <w:vAlign w:val="center"/>
          </w:tcPr>
          <w:p w14:paraId="5A000013"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OE3. Pérdidas por descarte</w:t>
            </w:r>
          </w:p>
        </w:tc>
        <w:tc>
          <w:tcPr>
            <w:tcW w:w="1700" w:type="dxa"/>
            <w:tcBorders>
              <w:top w:val="nil"/>
              <w:left w:val="nil"/>
              <w:bottom w:val="single" w:sz="4" w:space="0" w:color="auto"/>
              <w:right w:val="nil"/>
            </w:tcBorders>
            <w:vAlign w:val="center"/>
          </w:tcPr>
          <w:p w14:paraId="5A000014"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Pérdidas por descarte (detección temprana)</w:t>
            </w:r>
          </w:p>
        </w:tc>
        <w:tc>
          <w:tcPr>
            <w:tcW w:w="2900" w:type="dxa"/>
            <w:tcBorders>
              <w:top w:val="nil"/>
              <w:left w:val="nil"/>
              <w:bottom w:val="single" w:sz="4" w:space="0" w:color="auto"/>
              <w:right w:val="nil"/>
            </w:tcBorders>
            <w:vAlign w:val="center"/>
          </w:tcPr>
          <w:p w14:paraId="5A000015"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Tasa de detección por enfermedad; sensibilidad según tamaño de lesión; % de frutos descartados</w:t>
            </w:r>
          </w:p>
        </w:tc>
        <w:tc>
          <w:tcPr>
            <w:tcW w:w="2000" w:type="dxa"/>
            <w:tcBorders>
              <w:top w:val="nil"/>
              <w:left w:val="nil"/>
              <w:bottom w:val="single" w:sz="4" w:space="0" w:color="auto"/>
              <w:right w:val="nil"/>
            </w:tcBorders>
            <w:vAlign w:val="center"/>
          </w:tcPr>
          <w:p w14:paraId="5A00001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Split de prueba del dataset; </w:t>
            </w:r>
            <w:r>
              <w:rPr>
                <w:rFonts w:cs="Times New Roman"/>
                <w:sz w:val="20"/>
                <w:szCs w:val="20"/>
                <w:highlight w:val="yellow"/>
              </w:rPr>
              <w:t xml:space="preserve">fichas de campo (pendiente)</w:t>
            </w:r>
          </w:p>
        </w:tc>
      </w:tr>
    </w:tbl>
    <w:p w14:paraId="5A000017"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 = precisión; R = sensibilidad (recall); F1 = media armónica de P y R; mAP = precisión media promedio; κ = coeficiente kappa de Cohen.</w:t>
      </w:r>
    </w:p>
    <w:p w14:paraId="5A000018" w14:textId="77777777">
      <w:pPr>
        <w:pStyle w:val="APA7"/>
        <w:rPr>
          <w:b/>
          <w:bCs/>
        </w:rPr>
      </w:pPr>
      <w:r>
        <w:rPr>
          <w:b/>
          <w:bCs/>
        </w:rPr>
        <w:t xml:space="preserve">Conjunto de datos y entrenamiento de los modelos</w:t>
      </w:r>
    </w:p>
    <w:p w14:paraId="5A000019" w14:textId="77777777">
      <w:pPr>
        <w:pStyle w:val="APA7"/>
      </w:pPr>
      <w:r>
        <w:t xml:space="preserve">Los modelos se entrenaron con imágenes del repositorio público Roboflow Universe, depuradas mediante eliminación de duplicados y control de fuga de información entre particiones, y divididas en entrenamiento, validación y prueba. Se entrenó un modelo independiente para cada órgano: el modelo de hojas, con cuatro clases, y el modelo de frutos, con seis clases. La composición de cada conjunto se presenta en la Tabla 4.</w:t>
      </w:r>
    </w:p>
    <w:p w14:paraId="5A00001A" w14:textId="77777777">
      <w:pPr>
        <w:pStyle w:val="TABLA0"/>
        <w:keepNext/>
        <w:keepLines/>
      </w:pPr>
      <w:r>
        <w:t xml:space="preserve">Tabla </w:t>
        <w:fldChar w:fldCharType="begin"/>
        <w:instrText xml:space="preserve"> SEQ Tabla \* ARABIC </w:instrText>
        <w:fldChar w:fldCharType="separate"/>
      </w:r>
      <w:r>
        <w:rPr>
          <w:noProof/>
        </w:rPr>
        <w:t>4</w:t>
      </w:r>
      <w:r>
        <w:fldChar w:fldCharType="end"/>
        <w:br/>
      </w:r>
      <w:r>
        <w:rPr>
          <w:b w:val="0"/>
          <w:bCs w:val="0"/>
          <w:i/>
          <w:iCs/>
        </w:rPr>
        <w:t xml:space="preserve">Composición del conjunto de datos por modelo y partición</w:t>
      </w:r>
    </w:p>
    <w:tbl>
      <w:tblPr>
        <w:tblStyle w:val="Tablaconcuadrcula"/>
        <w:tblW w:w="0" w:type="auto"/>
        <w:jc w:val="center"/>
        <w:tblLook w:val="04A0" w:firstRow="1" w:lastRow="0" w:firstColumn="1" w:lastColumn="0" w:noHBand="0" w:noVBand="1"/>
      </w:tblPr>
      <w:tblGrid>
        <w:gridCol w:w="1300"/>
        <w:gridCol w:w="900"/>
        <w:gridCol w:w="1500"/>
        <w:gridCol w:w="1300"/>
        <w:gridCol w:w="1100"/>
        <w:gridCol w:w="1900"/>
      </w:tblGrid>
      <w:tr>
        <w:trPr>
          <w:tblHeader/>
          <w:jc w:val="center"/>
        </w:trPr>
        <w:tc>
          <w:tcPr>
            <w:tcW w:w="1300" w:type="dxa"/>
            <w:tcBorders>
              <w:top w:val="single" w:sz="4" w:space="0" w:color="auto"/>
              <w:left w:val="nil"/>
              <w:bottom w:val="single" w:sz="4" w:space="0" w:color="auto"/>
              <w:right w:val="nil"/>
            </w:tcBorders>
            <w:vAlign w:val="center"/>
          </w:tcPr>
          <w:p w14:paraId="5A00001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900" w:type="dxa"/>
            <w:tcBorders>
              <w:top w:val="single" w:sz="4" w:space="0" w:color="auto"/>
              <w:left w:val="nil"/>
              <w:bottom w:val="single" w:sz="4" w:space="0" w:color="auto"/>
              <w:right w:val="nil"/>
            </w:tcBorders>
            <w:vAlign w:val="center"/>
          </w:tcPr>
          <w:p w14:paraId="5A00001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Clases</w:t>
            </w:r>
          </w:p>
        </w:tc>
        <w:tc>
          <w:tcPr>
            <w:tcW w:w="1500" w:type="dxa"/>
            <w:tcBorders>
              <w:top w:val="single" w:sz="4" w:space="0" w:color="auto"/>
              <w:left w:val="nil"/>
              <w:bottom w:val="single" w:sz="4" w:space="0" w:color="auto"/>
              <w:right w:val="nil"/>
            </w:tcBorders>
            <w:vAlign w:val="center"/>
          </w:tcPr>
          <w:p w14:paraId="5A00001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Entrenamiento</w:t>
            </w:r>
          </w:p>
        </w:tc>
        <w:tc>
          <w:tcPr>
            <w:tcW w:w="1300" w:type="dxa"/>
            <w:tcBorders>
              <w:top w:val="single" w:sz="4" w:space="0" w:color="auto"/>
              <w:left w:val="nil"/>
              <w:bottom w:val="single" w:sz="4" w:space="0" w:color="auto"/>
              <w:right w:val="nil"/>
            </w:tcBorders>
            <w:vAlign w:val="center"/>
          </w:tcPr>
          <w:p w14:paraId="5A00001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Validación</w:t>
            </w:r>
          </w:p>
        </w:tc>
        <w:tc>
          <w:tcPr>
            <w:tcW w:w="1100" w:type="dxa"/>
            <w:tcBorders>
              <w:top w:val="single" w:sz="4" w:space="0" w:color="auto"/>
              <w:left w:val="nil"/>
              <w:bottom w:val="single" w:sz="4" w:space="0" w:color="auto"/>
              <w:right w:val="nil"/>
            </w:tcBorders>
            <w:vAlign w:val="center"/>
          </w:tcPr>
          <w:p w14:paraId="5A00001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Prueba</w:t>
            </w:r>
          </w:p>
        </w:tc>
        <w:tc>
          <w:tcPr>
            <w:tcW w:w="1900" w:type="dxa"/>
            <w:tcBorders>
              <w:top w:val="single" w:sz="4" w:space="0" w:color="auto"/>
              <w:left w:val="nil"/>
              <w:bottom w:val="single" w:sz="4" w:space="0" w:color="auto"/>
              <w:right w:val="nil"/>
            </w:tcBorders>
            <w:vAlign w:val="center"/>
          </w:tcPr>
          <w:p w14:paraId="5A00002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Instancias en prueba</w:t>
            </w:r>
          </w:p>
        </w:tc>
      </w:tr>
      <w:tr>
        <w:trPr>
          <w:cantSplit/>
          <w:jc w:val="center"/>
        </w:trPr>
        <w:tc>
          <w:tcPr>
            <w:tcW w:w="1300" w:type="dxa"/>
            <w:tcBorders>
              <w:top w:val="nil"/>
              <w:left w:val="nil"/>
              <w:bottom w:val="nil"/>
              <w:right w:val="nil"/>
            </w:tcBorders>
            <w:vAlign w:val="center"/>
          </w:tcPr>
          <w:p w14:paraId="5A00002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900" w:type="dxa"/>
            <w:tcBorders>
              <w:top w:val="nil"/>
              <w:left w:val="nil"/>
              <w:bottom w:val="nil"/>
              <w:right w:val="nil"/>
            </w:tcBorders>
            <w:vAlign w:val="center"/>
          </w:tcPr>
          <w:p w14:paraId="5A00002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w:t>
            </w:r>
          </w:p>
        </w:tc>
        <w:tc>
          <w:tcPr>
            <w:tcW w:w="1500" w:type="dxa"/>
            <w:tcBorders>
              <w:top w:val="nil"/>
              <w:left w:val="nil"/>
              <w:bottom w:val="nil"/>
              <w:right w:val="nil"/>
            </w:tcBorders>
            <w:vAlign w:val="center"/>
          </w:tcPr>
          <w:p w14:paraId="5A00002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1,657</w:t>
            </w:r>
          </w:p>
        </w:tc>
        <w:tc>
          <w:tcPr>
            <w:tcW w:w="1300" w:type="dxa"/>
            <w:tcBorders>
              <w:top w:val="nil"/>
              <w:left w:val="nil"/>
              <w:bottom w:val="nil"/>
              <w:right w:val="nil"/>
            </w:tcBorders>
            <w:vAlign w:val="center"/>
          </w:tcPr>
          <w:p w14:paraId="5A00002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486</w:t>
            </w:r>
          </w:p>
        </w:tc>
        <w:tc>
          <w:tcPr>
            <w:tcW w:w="1100" w:type="dxa"/>
            <w:tcBorders>
              <w:top w:val="nil"/>
              <w:left w:val="nil"/>
              <w:bottom w:val="nil"/>
              <w:right w:val="nil"/>
            </w:tcBorders>
            <w:vAlign w:val="center"/>
          </w:tcPr>
          <w:p w14:paraId="5A00002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237</w:t>
            </w:r>
          </w:p>
        </w:tc>
        <w:tc>
          <w:tcPr>
            <w:tcW w:w="1900" w:type="dxa"/>
            <w:tcBorders>
              <w:top w:val="nil"/>
              <w:left w:val="nil"/>
              <w:bottom w:val="nil"/>
              <w:right w:val="nil"/>
            </w:tcBorders>
            <w:vAlign w:val="center"/>
          </w:tcPr>
          <w:p w14:paraId="5A00002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276</w:t>
            </w:r>
          </w:p>
        </w:tc>
      </w:tr>
      <w:tr>
        <w:trPr>
          <w:cantSplit/>
          <w:jc w:val="center"/>
        </w:trPr>
        <w:tc>
          <w:tcPr>
            <w:tcW w:w="1300" w:type="dxa"/>
            <w:tcBorders>
              <w:top w:val="nil"/>
              <w:left w:val="nil"/>
              <w:bottom w:val="nil"/>
              <w:right w:val="nil"/>
            </w:tcBorders>
            <w:vAlign w:val="center"/>
          </w:tcPr>
          <w:p w14:paraId="5A00002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900" w:type="dxa"/>
            <w:tcBorders>
              <w:top w:val="nil"/>
              <w:left w:val="nil"/>
              <w:bottom w:val="nil"/>
              <w:right w:val="nil"/>
            </w:tcBorders>
            <w:vAlign w:val="center"/>
          </w:tcPr>
          <w:p w14:paraId="5A00002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w:t>
            </w:r>
          </w:p>
        </w:tc>
        <w:tc>
          <w:tcPr>
            <w:tcW w:w="1500" w:type="dxa"/>
            <w:tcBorders>
              <w:top w:val="nil"/>
              <w:left w:val="nil"/>
              <w:bottom w:val="nil"/>
              <w:right w:val="nil"/>
            </w:tcBorders>
            <w:vAlign w:val="center"/>
          </w:tcPr>
          <w:p w14:paraId="5A00002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2,545</w:t>
            </w:r>
          </w:p>
        </w:tc>
        <w:tc>
          <w:tcPr>
            <w:tcW w:w="1300" w:type="dxa"/>
            <w:tcBorders>
              <w:top w:val="nil"/>
              <w:left w:val="nil"/>
              <w:bottom w:val="nil"/>
              <w:right w:val="nil"/>
            </w:tcBorders>
            <w:vAlign w:val="center"/>
          </w:tcPr>
          <w:p w14:paraId="5A00002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w:t>
            </w:r>
          </w:p>
        </w:tc>
        <w:tc>
          <w:tcPr>
            <w:tcW w:w="1100" w:type="dxa"/>
            <w:tcBorders>
              <w:top w:val="nil"/>
              <w:left w:val="nil"/>
              <w:bottom w:val="nil"/>
              <w:right w:val="nil"/>
            </w:tcBorders>
            <w:vAlign w:val="center"/>
          </w:tcPr>
          <w:p w14:paraId="5A00002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381</w:t>
            </w:r>
          </w:p>
        </w:tc>
        <w:tc>
          <w:tcPr>
            <w:tcW w:w="1900" w:type="dxa"/>
            <w:tcBorders>
              <w:top w:val="nil"/>
              <w:left w:val="nil"/>
              <w:bottom w:val="nil"/>
              <w:right w:val="nil"/>
            </w:tcBorders>
            <w:vAlign w:val="center"/>
          </w:tcPr>
          <w:p w14:paraId="5A00002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535</w:t>
            </w:r>
          </w:p>
        </w:tc>
      </w:tr>
      <w:tr>
        <w:trPr>
          <w:cantSplit/>
          <w:jc w:val="center"/>
        </w:trPr>
        <w:tc>
          <w:tcPr>
            <w:tcW w:w="1300" w:type="dxa"/>
            <w:tcBorders>
              <w:top w:val="single" w:sz="4" w:space="0" w:color="auto"/>
              <w:left w:val="nil"/>
              <w:bottom w:val="single" w:sz="4" w:space="0" w:color="auto"/>
              <w:right w:val="nil"/>
            </w:tcBorders>
            <w:vAlign w:val="center"/>
          </w:tcPr>
          <w:p w14:paraId="5A00002D" w14:textId="77777777">
            <w:pPr>
              <w:widowControl/>
              <w:autoSpaceDE/>
              <w:autoSpaceDN/>
              <w:spacing w:before="40" w:after="40" w:line="240" w:lineRule="auto"/>
              <w:ind w:firstLine="0"/>
              <w:jc w:val="left"/>
              <w:rPr>
                <w:rFonts w:cs="Times New Roman"/>
                <w:b/>
                <w:bCs/>
                <w:sz w:val="20"/>
                <w:szCs w:val="20"/>
              </w:rPr>
            </w:pPr>
            <w:r>
              <w:rPr>
                <w:rFonts w:cs="Times New Roman"/>
                <w:b/>
                <w:bCs/>
                <w:sz w:val="20"/>
                <w:szCs w:val="20"/>
              </w:rPr>
              <w:t xml:space="preserve">Total</w:t>
            </w:r>
          </w:p>
        </w:tc>
        <w:tc>
          <w:tcPr>
            <w:tcW w:w="900" w:type="dxa"/>
            <w:tcBorders>
              <w:top w:val="single" w:sz="4" w:space="0" w:color="auto"/>
              <w:left w:val="nil"/>
              <w:bottom w:val="single" w:sz="4" w:space="0" w:color="auto"/>
              <w:right w:val="nil"/>
            </w:tcBorders>
            <w:vAlign w:val="center"/>
          </w:tcPr>
          <w:p w14:paraId="5A00002E"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10</w:t>
            </w:r>
          </w:p>
        </w:tc>
        <w:tc>
          <w:tcPr>
            <w:tcW w:w="1500" w:type="dxa"/>
            <w:tcBorders>
              <w:top w:val="single" w:sz="4" w:space="0" w:color="auto"/>
              <w:left w:val="nil"/>
              <w:bottom w:val="single" w:sz="4" w:space="0" w:color="auto"/>
              <w:right w:val="nil"/>
            </w:tcBorders>
            <w:vAlign w:val="center"/>
          </w:tcPr>
          <w:p w14:paraId="5A00002F"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4,202</w:t>
            </w:r>
          </w:p>
        </w:tc>
        <w:tc>
          <w:tcPr>
            <w:tcW w:w="1300" w:type="dxa"/>
            <w:tcBorders>
              <w:top w:val="single" w:sz="4" w:space="0" w:color="auto"/>
              <w:left w:val="nil"/>
              <w:bottom w:val="single" w:sz="4" w:space="0" w:color="auto"/>
              <w:right w:val="nil"/>
            </w:tcBorders>
            <w:vAlign w:val="center"/>
          </w:tcPr>
          <w:p w14:paraId="5A000030"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1,276</w:t>
            </w:r>
          </w:p>
        </w:tc>
        <w:tc>
          <w:tcPr>
            <w:tcW w:w="1100" w:type="dxa"/>
            <w:tcBorders>
              <w:top w:val="single" w:sz="4" w:space="0" w:color="auto"/>
              <w:left w:val="nil"/>
              <w:bottom w:val="single" w:sz="4" w:space="0" w:color="auto"/>
              <w:right w:val="nil"/>
            </w:tcBorders>
            <w:vAlign w:val="center"/>
          </w:tcPr>
          <w:p w14:paraId="5A000031"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618</w:t>
            </w:r>
          </w:p>
        </w:tc>
        <w:tc>
          <w:tcPr>
            <w:tcW w:w="1900" w:type="dxa"/>
            <w:tcBorders>
              <w:top w:val="single" w:sz="4" w:space="0" w:color="auto"/>
              <w:left w:val="nil"/>
              <w:bottom w:val="single" w:sz="4" w:space="0" w:color="auto"/>
              <w:right w:val="nil"/>
            </w:tcBorders>
            <w:vAlign w:val="center"/>
          </w:tcPr>
          <w:p w14:paraId="5A000032"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811</w:t>
            </w:r>
          </w:p>
        </w:tc>
      </w:tr>
    </w:tbl>
    <w:p w14:paraId="5A00003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Las instancias corresponden a las cajas delimitadoras etiquetadas en las imágenes de prueba. Clases del modelo de hojas: hoja sana, antracnosis, plagas (trips/ácaros) y deficiencia nutricional. Clases del modelo de frutos: fruto sano, antracnosis, cercospora, roña, pudrición peduncular y sunblotch.</w:t>
      </w:r>
    </w:p>
    <w:p w14:paraId="5A000034" w14:textId="77777777">
      <w:pPr>
        <w:pStyle w:val="APA7"/>
      </w:pPr>
      <w:r>
        <w:t xml:space="preserve">Ambos modelos se entrenaron a partir de la arquitectura YOLO11s preentrenada, con una resolución de entrada de 1024 píxeles. La configuración empleada se detalla en la Tabla 5.</w:t>
      </w:r>
    </w:p>
    <w:p w14:paraId="5A000035" w14:textId="77777777">
      <w:pPr>
        <w:pStyle w:val="TABLA0"/>
        <w:keepNext/>
        <w:keepLines/>
      </w:pPr>
      <w:r>
        <w:t xml:space="preserve">Tabla </w:t>
        <w:fldChar w:fldCharType="begin"/>
        <w:instrText xml:space="preserve"> SEQ Tabla \* ARABIC </w:instrText>
        <w:fldChar w:fldCharType="separate"/>
      </w:r>
      <w:r>
        <w:rPr>
          <w:noProof/>
        </w:rPr>
        <w:t>5</w:t>
      </w:r>
      <w:r>
        <w:fldChar w:fldCharType="end"/>
        <w:br/>
      </w:r>
      <w:r>
        <w:rPr>
          <w:b w:val="0"/>
          <w:bCs w:val="0"/>
          <w:i/>
          <w:iCs/>
        </w:rPr>
        <w:t xml:space="preserve">Configuración del entrenamiento de los modelos</w:t>
      </w:r>
    </w:p>
    <w:tbl>
      <w:tblPr>
        <w:tblStyle w:val="Tablaconcuadrcula"/>
        <w:tblW w:w="0" w:type="auto"/>
        <w:jc w:val="center"/>
        <w:tblLook w:val="04A0" w:firstRow="1" w:lastRow="0" w:firstColumn="1" w:lastColumn="0" w:noHBand="0" w:noVBand="1"/>
      </w:tblPr>
      <w:tblGrid>
        <w:gridCol w:w="3200"/>
        <w:gridCol w:w="2700"/>
        <w:gridCol w:w="2700"/>
      </w:tblGrid>
      <w:tr>
        <w:trPr>
          <w:tblHeader/>
          <w:jc w:val="center"/>
        </w:trPr>
        <w:tc>
          <w:tcPr>
            <w:tcW w:w="3200" w:type="dxa"/>
            <w:tcBorders>
              <w:top w:val="single" w:sz="4" w:space="0" w:color="auto"/>
              <w:left w:val="nil"/>
              <w:bottom w:val="single" w:sz="4" w:space="0" w:color="auto"/>
              <w:right w:val="nil"/>
            </w:tcBorders>
            <w:vAlign w:val="center"/>
          </w:tcPr>
          <w:p w14:paraId="5A00003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Parámetro</w:t>
            </w:r>
          </w:p>
        </w:tc>
        <w:tc>
          <w:tcPr>
            <w:tcW w:w="2700" w:type="dxa"/>
            <w:tcBorders>
              <w:top w:val="single" w:sz="4" w:space="0" w:color="auto"/>
              <w:left w:val="nil"/>
              <w:bottom w:val="single" w:sz="4" w:space="0" w:color="auto"/>
              <w:right w:val="nil"/>
            </w:tcBorders>
            <w:vAlign w:val="center"/>
          </w:tcPr>
          <w:p w14:paraId="5A00003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hojas</w:t>
            </w:r>
          </w:p>
        </w:tc>
        <w:tc>
          <w:tcPr>
            <w:tcW w:w="2700" w:type="dxa"/>
            <w:tcBorders>
              <w:top w:val="single" w:sz="4" w:space="0" w:color="auto"/>
              <w:left w:val="nil"/>
              <w:bottom w:val="single" w:sz="4" w:space="0" w:color="auto"/>
              <w:right w:val="nil"/>
            </w:tcBorders>
            <w:vAlign w:val="center"/>
          </w:tcPr>
          <w:p w14:paraId="5A00003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frutos</w:t>
            </w:r>
          </w:p>
        </w:tc>
      </w:tr>
      <w:tr>
        <w:trPr>
          <w:cantSplit/>
          <w:jc w:val="center"/>
        </w:trPr>
        <w:tc>
          <w:tcPr>
            <w:tcW w:w="3200" w:type="dxa"/>
            <w:tcBorders>
              <w:top w:val="nil"/>
              <w:left w:val="nil"/>
              <w:bottom w:val="nil"/>
              <w:right w:val="nil"/>
            </w:tcBorders>
            <w:vAlign w:val="center"/>
          </w:tcPr>
          <w:p w14:paraId="5A00003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Arquitectura base</w:t>
            </w:r>
          </w:p>
        </w:tc>
        <w:tc>
          <w:tcPr>
            <w:tcW w:w="2700" w:type="dxa"/>
            <w:tcBorders>
              <w:top w:val="nil"/>
              <w:left w:val="nil"/>
              <w:bottom w:val="nil"/>
              <w:right w:val="nil"/>
            </w:tcBorders>
            <w:vAlign w:val="center"/>
          </w:tcPr>
          <w:p w14:paraId="5A00003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YOLO11s (preentrenado)</w:t>
            </w:r>
          </w:p>
        </w:tc>
        <w:tc>
          <w:tcPr>
            <w:tcW w:w="2700" w:type="dxa"/>
            <w:tcBorders>
              <w:top w:val="nil"/>
              <w:left w:val="nil"/>
              <w:bottom w:val="nil"/>
              <w:right w:val="nil"/>
            </w:tcBorders>
            <w:vAlign w:val="center"/>
          </w:tcPr>
          <w:p w14:paraId="5A00003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YOLO11s (preentrenado)</w:t>
            </w:r>
          </w:p>
        </w:tc>
      </w:tr>
      <w:tr>
        <w:trPr>
          <w:cantSplit/>
          <w:jc w:val="center"/>
        </w:trPr>
        <w:tc>
          <w:tcPr>
            <w:tcW w:w="3200" w:type="dxa"/>
            <w:tcBorders>
              <w:top w:val="nil"/>
              <w:left w:val="nil"/>
              <w:bottom w:val="nil"/>
              <w:right w:val="nil"/>
            </w:tcBorders>
            <w:vAlign w:val="center"/>
          </w:tcPr>
          <w:p w14:paraId="5A00003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Resolución de entrada</w:t>
            </w:r>
          </w:p>
        </w:tc>
        <w:tc>
          <w:tcPr>
            <w:tcW w:w="2700" w:type="dxa"/>
            <w:tcBorders>
              <w:top w:val="nil"/>
              <w:left w:val="nil"/>
              <w:bottom w:val="nil"/>
              <w:right w:val="nil"/>
            </w:tcBorders>
            <w:vAlign w:val="center"/>
          </w:tcPr>
          <w:p w14:paraId="5A00003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1024 px</w:t>
            </w:r>
          </w:p>
        </w:tc>
        <w:tc>
          <w:tcPr>
            <w:tcW w:w="2700" w:type="dxa"/>
            <w:tcBorders>
              <w:top w:val="nil"/>
              <w:left w:val="nil"/>
              <w:bottom w:val="nil"/>
              <w:right w:val="nil"/>
            </w:tcBorders>
            <w:vAlign w:val="center"/>
          </w:tcPr>
          <w:p w14:paraId="5A00003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1024 px</w:t>
            </w:r>
          </w:p>
        </w:tc>
      </w:tr>
      <w:tr>
        <w:trPr>
          <w:cantSplit/>
          <w:jc w:val="center"/>
        </w:trPr>
        <w:tc>
          <w:tcPr>
            <w:tcW w:w="3200" w:type="dxa"/>
            <w:tcBorders>
              <w:top w:val="nil"/>
              <w:left w:val="nil"/>
              <w:bottom w:val="nil"/>
              <w:right w:val="nil"/>
            </w:tcBorders>
            <w:vAlign w:val="center"/>
          </w:tcPr>
          <w:p w14:paraId="5A00003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Épocas programadas / ejecutadas</w:t>
            </w:r>
          </w:p>
        </w:tc>
        <w:tc>
          <w:tcPr>
            <w:tcW w:w="2700" w:type="dxa"/>
            <w:tcBorders>
              <w:top w:val="nil"/>
              <w:left w:val="nil"/>
              <w:bottom w:val="nil"/>
              <w:right w:val="nil"/>
            </w:tcBorders>
            <w:vAlign w:val="center"/>
          </w:tcPr>
          <w:p w14:paraId="5A00004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150 / 132</w:t>
            </w:r>
          </w:p>
        </w:tc>
        <w:tc>
          <w:tcPr>
            <w:tcW w:w="2700" w:type="dxa"/>
            <w:tcBorders>
              <w:top w:val="nil"/>
              <w:left w:val="nil"/>
              <w:bottom w:val="nil"/>
              <w:right w:val="nil"/>
            </w:tcBorders>
            <w:vAlign w:val="center"/>
          </w:tcPr>
          <w:p w14:paraId="5A00004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200 / 109</w:t>
            </w:r>
          </w:p>
        </w:tc>
      </w:tr>
      <w:tr>
        <w:trPr>
          <w:cantSplit/>
          <w:jc w:val="center"/>
        </w:trPr>
        <w:tc>
          <w:tcPr>
            <w:tcW w:w="3200" w:type="dxa"/>
            <w:tcBorders>
              <w:top w:val="nil"/>
              <w:left w:val="nil"/>
              <w:bottom w:val="nil"/>
              <w:right w:val="nil"/>
            </w:tcBorders>
            <w:vAlign w:val="center"/>
          </w:tcPr>
          <w:p w14:paraId="5A00004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Paciencia (parada temprana)</w:t>
            </w:r>
          </w:p>
        </w:tc>
        <w:tc>
          <w:tcPr>
            <w:tcW w:w="2700" w:type="dxa"/>
            <w:tcBorders>
              <w:top w:val="nil"/>
              <w:left w:val="nil"/>
              <w:bottom w:val="nil"/>
              <w:right w:val="nil"/>
            </w:tcBorders>
            <w:vAlign w:val="center"/>
          </w:tcPr>
          <w:p w14:paraId="5A00004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 épocas</w:t>
            </w:r>
          </w:p>
        </w:tc>
        <w:tc>
          <w:tcPr>
            <w:tcW w:w="2700" w:type="dxa"/>
            <w:tcBorders>
              <w:top w:val="nil"/>
              <w:left w:val="nil"/>
              <w:bottom w:val="nil"/>
              <w:right w:val="nil"/>
            </w:tcBorders>
            <w:vAlign w:val="center"/>
          </w:tcPr>
          <w:p w14:paraId="5A00004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40 épocas</w:t>
            </w:r>
          </w:p>
        </w:tc>
      </w:tr>
      <w:tr>
        <w:trPr>
          <w:cantSplit/>
          <w:jc w:val="center"/>
        </w:trPr>
        <w:tc>
          <w:tcPr>
            <w:tcW w:w="3200" w:type="dxa"/>
            <w:tcBorders>
              <w:top w:val="nil"/>
              <w:left w:val="nil"/>
              <w:bottom w:val="nil"/>
              <w:right w:val="nil"/>
            </w:tcBorders>
            <w:vAlign w:val="center"/>
          </w:tcPr>
          <w:p w14:paraId="5A00004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Tamaño de lote</w:t>
            </w:r>
          </w:p>
        </w:tc>
        <w:tc>
          <w:tcPr>
            <w:tcW w:w="2700" w:type="dxa"/>
            <w:tcBorders>
              <w:top w:val="nil"/>
              <w:left w:val="nil"/>
              <w:bottom w:val="nil"/>
              <w:right w:val="nil"/>
            </w:tcBorders>
            <w:vAlign w:val="center"/>
          </w:tcPr>
          <w:p w14:paraId="5A00004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Automático</w:t>
            </w:r>
          </w:p>
        </w:tc>
        <w:tc>
          <w:tcPr>
            <w:tcW w:w="2700" w:type="dxa"/>
            <w:tcBorders>
              <w:top w:val="nil"/>
              <w:left w:val="nil"/>
              <w:bottom w:val="nil"/>
              <w:right w:val="nil"/>
            </w:tcBorders>
            <w:vAlign w:val="center"/>
          </w:tcPr>
          <w:p w14:paraId="5A00004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w:t>
            </w:r>
          </w:p>
        </w:tc>
      </w:tr>
      <w:tr>
        <w:trPr>
          <w:cantSplit/>
          <w:jc w:val="center"/>
        </w:trPr>
        <w:tc>
          <w:tcPr>
            <w:tcW w:w="3200" w:type="dxa"/>
            <w:tcBorders>
              <w:top w:val="nil"/>
              <w:left w:val="nil"/>
              <w:bottom w:val="nil"/>
              <w:right w:val="nil"/>
            </w:tcBorders>
            <w:vAlign w:val="center"/>
          </w:tcPr>
          <w:p w14:paraId="5A00004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Tasa de aprendizaje</w:t>
            </w:r>
          </w:p>
        </w:tc>
        <w:tc>
          <w:tcPr>
            <w:tcW w:w="2700" w:type="dxa"/>
            <w:tcBorders>
              <w:top w:val="nil"/>
              <w:left w:val="nil"/>
              <w:bottom w:val="nil"/>
              <w:right w:val="nil"/>
            </w:tcBorders>
            <w:vAlign w:val="center"/>
          </w:tcPr>
          <w:p w14:paraId="5A00004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Constante con decaimiento lineal</w:t>
            </w:r>
          </w:p>
        </w:tc>
        <w:tc>
          <w:tcPr>
            <w:tcW w:w="2700" w:type="dxa"/>
            <w:tcBorders>
              <w:top w:val="nil"/>
              <w:left w:val="nil"/>
              <w:bottom w:val="nil"/>
              <w:right w:val="nil"/>
            </w:tcBorders>
            <w:vAlign w:val="center"/>
          </w:tcPr>
          <w:p w14:paraId="5A00004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Coseno</w:t>
            </w:r>
          </w:p>
        </w:tc>
      </w:tr>
      <w:tr>
        <w:trPr>
          <w:cantSplit/>
          <w:jc w:val="center"/>
        </w:trPr>
        <w:tc>
          <w:tcPr>
            <w:tcW w:w="3200" w:type="dxa"/>
            <w:tcBorders>
              <w:top w:val="nil"/>
              <w:left w:val="nil"/>
              <w:bottom w:val="nil"/>
              <w:right w:val="nil"/>
            </w:tcBorders>
            <w:vAlign w:val="center"/>
          </w:tcPr>
          <w:p w14:paraId="5A00004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Mejor época (validación)</w:t>
            </w:r>
          </w:p>
        </w:tc>
        <w:tc>
          <w:tcPr>
            <w:tcW w:w="2700" w:type="dxa"/>
            <w:tcBorders>
              <w:top w:val="nil"/>
              <w:left w:val="nil"/>
              <w:bottom w:val="nil"/>
              <w:right w:val="nil"/>
            </w:tcBorders>
            <w:vAlign w:val="center"/>
          </w:tcPr>
          <w:p w14:paraId="5A00004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102</w:t>
            </w:r>
          </w:p>
        </w:tc>
        <w:tc>
          <w:tcPr>
            <w:tcW w:w="2700" w:type="dxa"/>
            <w:tcBorders>
              <w:top w:val="nil"/>
              <w:left w:val="nil"/>
              <w:bottom w:val="nil"/>
              <w:right w:val="nil"/>
            </w:tcBorders>
            <w:vAlign w:val="center"/>
          </w:tcPr>
          <w:p w14:paraId="5A00004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93</w:t>
            </w:r>
          </w:p>
        </w:tc>
      </w:tr>
      <w:tr>
        <w:trPr>
          <w:cantSplit/>
          <w:jc w:val="center"/>
        </w:trPr>
        <w:tc>
          <w:tcPr>
            <w:tcW w:w="3200" w:type="dxa"/>
            <w:tcBorders>
              <w:top w:val="nil"/>
              <w:left w:val="nil"/>
              <w:bottom w:val="single" w:sz="4" w:space="0" w:color="auto"/>
              <w:right w:val="nil"/>
            </w:tcBorders>
            <w:vAlign w:val="center"/>
          </w:tcPr>
          <w:p w14:paraId="5A00004E"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mAP50 en validación (mejor época)</w:t>
            </w:r>
          </w:p>
        </w:tc>
        <w:tc>
          <w:tcPr>
            <w:tcW w:w="2700" w:type="dxa"/>
            <w:tcBorders>
              <w:top w:val="nil"/>
              <w:left w:val="nil"/>
              <w:bottom w:val="single" w:sz="4" w:space="0" w:color="auto"/>
              <w:right w:val="nil"/>
            </w:tcBorders>
            <w:vAlign w:val="center"/>
          </w:tcPr>
          <w:p w14:paraId="5A00004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91.6 %</w:t>
            </w:r>
          </w:p>
        </w:tc>
        <w:tc>
          <w:tcPr>
            <w:tcW w:w="2700" w:type="dxa"/>
            <w:tcBorders>
              <w:top w:val="nil"/>
              <w:left w:val="nil"/>
              <w:bottom w:val="single" w:sz="4" w:space="0" w:color="auto"/>
              <w:right w:val="nil"/>
            </w:tcBorders>
            <w:vAlign w:val="center"/>
          </w:tcPr>
          <w:p w14:paraId="5A00005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78.7 %</w:t>
            </w:r>
          </w:p>
        </w:tc>
      </w:tr>
    </w:tbl>
    <w:p w14:paraId="5A000051"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 los archivos args.yaml y results.csv generados por Ultralytics durante el entrenamiento.</w:t>
      </w:r>
    </w:p>
    <w:p w14:paraId="5A000052" w14:textId="77777777">
      <w:pPr>
        <w:pStyle w:val="APA7"/>
      </w:pPr>
      <w:r>
        <w:t xml:space="preserve">La Figura 3 muestra la evolución de las métricas mAP50 y mAP50-95 en el conjunto de validación durante el entrenamiento. En ambos modelos la curva de mAP50 superó el umbral del 70 % y se estabilizó en las últimas épocas, lo que indicó que el entrenamiento convergió sin evidencias de sobreajuste severo.</w:t>
      </w:r>
    </w:p>
    <w:p w14:paraId="5A000053" w14:textId="77777777">
      <w:pPr>
        <w:pStyle w:val="FIGURA0"/>
        <w:keepNext/>
        <w:keepLines/>
      </w:pPr>
      <w:r>
        <w:t xml:space="preserve">Figura </w:t>
        <w:fldChar w:fldCharType="begin"/>
        <w:instrText xml:space="preserve"> SEQ Figura \* ARABIC </w:instrText>
        <w:fldChar w:fldCharType="separate"/>
      </w:r>
      <w:r>
        <w:rPr>
          <w:noProof/>
        </w:rPr>
        <w:t>3</w:t>
      </w:r>
      <w:r>
        <w:fldChar w:fldCharType="end"/>
        <w:br/>
      </w:r>
      <w:r>
        <w:rPr>
          <w:b w:val="0"/>
          <w:bCs w:val="0"/>
          <w:i/>
          <w:iCs/>
        </w:rPr>
        <w:t xml:space="preserve">Evolución de mAP50 y mAP50-95 durante el entrenamiento</w:t>
      </w:r>
    </w:p>
    <w:p w14:paraId="5A000054" w14:textId="77777777">
      <w:pPr>
        <w:pStyle w:val="APA7"/>
        <w:keepNext/>
        <w:ind w:firstLine="0"/>
        <w:jc w:val="center"/>
      </w:pPr>
      <w:r>
        <w:rPr>
          <w:noProof/>
        </w:rPr>
        <w:drawing>
          <wp:inline distT="0" distB="0" distL="0" distR="0">
            <wp:extent cx="5580000" cy="2272934"/>
            <wp:effectExtent l="0" t="0" r="0" b="0"/>
            <wp:docPr id="880002" name="Imagen 880002" descr="Curvas de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2" name="cap3_fig2.png"/>
                    <pic:cNvPicPr/>
                  </pic:nvPicPr>
                  <pic:blipFill>
                    <a:blip r:embed="rIdCap3Img2"/>
                    <a:stretch>
                      <a:fillRect/>
                    </a:stretch>
                  </pic:blipFill>
                  <pic:spPr>
                    <a:xfrm>
                      <a:off x="0" y="0"/>
                      <a:ext cx="5580000" cy="2272934"/>
                    </a:xfrm>
                    <a:prstGeom prst="rect">
                      <a:avLst/>
                    </a:prstGeom>
                  </pic:spPr>
                </pic:pic>
              </a:graphicData>
            </a:graphic>
          </wp:inline>
        </w:drawing>
      </w:r>
    </w:p>
    <w:p w14:paraId="5A000055"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 línea punteada representa el umbral mínimo de desempeño (mAP50 = 70 %) establecido en la hipótesis específica 1.</w:t>
      </w:r>
    </w:p>
    <w:p w14:paraId="5A000056" w14:textId="77777777">
      <w:pPr>
        <w:pStyle w:val="APA7"/>
        <w:rPr>
          <w:b/>
          <w:bCs/>
        </w:rPr>
      </w:pPr>
      <w:r>
        <w:rPr>
          <w:b/>
          <w:bCs/>
        </w:rPr>
        <w:t xml:space="preserve">Resultados del objetivo específico 1: precisión en el diagnóstico fitosanitario</w:t>
      </w:r>
    </w:p>
    <w:p w14:paraId="5A000057" w14:textId="77777777">
      <w:pPr>
        <w:pStyle w:val="APA7"/>
      </w:pPr>
      <w:r>
        <w:t xml:space="preserve">Para determinar la precisión del diagnóstico, ambos modelos se evaluaron sobre el conjunto de prueba, conformado por imágenes que no participaron en el entrenamiento ni en la selección del modelo. Los resultados globales se presentan en la Tabla 6, junto con el nivel alcanzado según la escala definida en la matriz de operacionalización (alto si mAP50 ≥ 85 %, aceptable entre 70 % y 84 %, y bajo si es menor de 70 %).</w:t>
      </w:r>
    </w:p>
    <w:p w14:paraId="5A000058" w14:textId="77777777">
      <w:pPr>
        <w:pStyle w:val="TABLA0"/>
        <w:keepNext/>
        <w:keepLines/>
      </w:pPr>
      <w:r>
        <w:t xml:space="preserve">Tabla </w:t>
        <w:fldChar w:fldCharType="begin"/>
        <w:instrText xml:space="preserve"> SEQ Tabla \* ARABIC </w:instrText>
        <w:fldChar w:fldCharType="separate"/>
      </w:r>
      <w:r>
        <w:rPr>
          <w:noProof/>
        </w:rPr>
        <w:t>6</w:t>
      </w:r>
      <w:r>
        <w:fldChar w:fldCharType="end"/>
        <w:br/>
      </w:r>
      <w:r>
        <w:rPr>
          <w:b w:val="0"/>
          <w:bCs w:val="0"/>
          <w:i/>
          <w:iCs/>
        </w:rPr>
        <w:t xml:space="preserve">Desempeño global de los modelos en el conjunto de prueba</w:t>
      </w:r>
    </w:p>
    <w:tbl>
      <w:tblPr>
        <w:tblStyle w:val="Tablaconcuadrcula"/>
        <w:tblW w:w="0" w:type="auto"/>
        <w:jc w:val="center"/>
        <w:tblLook w:val="04A0" w:firstRow="1" w:lastRow="0" w:firstColumn="1" w:lastColumn="0" w:noHBand="0" w:noVBand="1"/>
      </w:tblPr>
      <w:tblGrid>
        <w:gridCol w:w="1200"/>
        <w:gridCol w:w="1300"/>
        <w:gridCol w:w="1200"/>
        <w:gridCol w:w="1200"/>
        <w:gridCol w:w="1100"/>
        <w:gridCol w:w="1200"/>
        <w:gridCol w:w="1300"/>
      </w:tblGrid>
      <w:tr>
        <w:trPr>
          <w:tblHeader/>
          <w:jc w:val="center"/>
        </w:trPr>
        <w:tc>
          <w:tcPr>
            <w:tcW w:w="1200" w:type="dxa"/>
            <w:tcBorders>
              <w:top w:val="single" w:sz="4" w:space="0" w:color="auto"/>
              <w:left w:val="nil"/>
              <w:bottom w:val="single" w:sz="4" w:space="0" w:color="auto"/>
              <w:right w:val="nil"/>
            </w:tcBorders>
            <w:vAlign w:val="center"/>
          </w:tcPr>
          <w:p w14:paraId="5A00005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1300" w:type="dxa"/>
            <w:tcBorders>
              <w:top w:val="single" w:sz="4" w:space="0" w:color="auto"/>
              <w:left w:val="nil"/>
              <w:bottom w:val="single" w:sz="4" w:space="0" w:color="auto"/>
              <w:right w:val="nil"/>
            </w:tcBorders>
            <w:vAlign w:val="center"/>
          </w:tcPr>
          <w:p w14:paraId="5A00005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Precisión (P)</w:t>
            </w:r>
          </w:p>
        </w:tc>
        <w:tc>
          <w:tcPr>
            <w:tcW w:w="1200" w:type="dxa"/>
            <w:tcBorders>
              <w:top w:val="single" w:sz="4" w:space="0" w:color="auto"/>
              <w:left w:val="nil"/>
              <w:bottom w:val="single" w:sz="4" w:space="0" w:color="auto"/>
              <w:right w:val="nil"/>
            </w:tcBorders>
            <w:vAlign w:val="center"/>
          </w:tcPr>
          <w:p w14:paraId="5A00005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Recall (R)</w:t>
            </w:r>
          </w:p>
        </w:tc>
        <w:tc>
          <w:tcPr>
            <w:tcW w:w="1200" w:type="dxa"/>
            <w:tcBorders>
              <w:top w:val="single" w:sz="4" w:space="0" w:color="auto"/>
              <w:left w:val="nil"/>
              <w:bottom w:val="single" w:sz="4" w:space="0" w:color="auto"/>
              <w:right w:val="nil"/>
            </w:tcBorders>
            <w:vAlign w:val="center"/>
          </w:tcPr>
          <w:p w14:paraId="5A00005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F1-score</w:t>
            </w:r>
          </w:p>
        </w:tc>
        <w:tc>
          <w:tcPr>
            <w:tcW w:w="1100" w:type="dxa"/>
            <w:tcBorders>
              <w:top w:val="single" w:sz="4" w:space="0" w:color="auto"/>
              <w:left w:val="nil"/>
              <w:bottom w:val="single" w:sz="4" w:space="0" w:color="auto"/>
              <w:right w:val="nil"/>
            </w:tcBorders>
            <w:vAlign w:val="center"/>
          </w:tcPr>
          <w:p w14:paraId="5A00005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w:t>
            </w:r>
          </w:p>
        </w:tc>
        <w:tc>
          <w:tcPr>
            <w:tcW w:w="1200" w:type="dxa"/>
            <w:tcBorders>
              <w:top w:val="single" w:sz="4" w:space="0" w:color="auto"/>
              <w:left w:val="nil"/>
              <w:bottom w:val="single" w:sz="4" w:space="0" w:color="auto"/>
              <w:right w:val="nil"/>
            </w:tcBorders>
            <w:vAlign w:val="center"/>
          </w:tcPr>
          <w:p w14:paraId="5A00005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mAP50-95</w:t>
            </w:r>
          </w:p>
        </w:tc>
        <w:tc>
          <w:tcPr>
            <w:tcW w:w="1300" w:type="dxa"/>
            <w:tcBorders>
              <w:top w:val="single" w:sz="4" w:space="0" w:color="auto"/>
              <w:left w:val="nil"/>
              <w:bottom w:val="single" w:sz="4" w:space="0" w:color="auto"/>
              <w:right w:val="nil"/>
            </w:tcBorders>
            <w:vAlign w:val="center"/>
          </w:tcPr>
          <w:p w14:paraId="5A00005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Nivel</w:t>
            </w:r>
          </w:p>
        </w:tc>
      </w:tr>
      <w:tr>
        <w:trPr>
          <w:cantSplit/>
          <w:jc w:val="center"/>
        </w:trPr>
        <w:tc>
          <w:tcPr>
            <w:tcW w:w="1200" w:type="dxa"/>
            <w:tcBorders>
              <w:top w:val="nil"/>
              <w:left w:val="nil"/>
              <w:bottom w:val="nil"/>
              <w:right w:val="nil"/>
            </w:tcBorders>
            <w:vAlign w:val="center"/>
          </w:tcPr>
          <w:p w14:paraId="5A00006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1300" w:type="dxa"/>
            <w:tcBorders>
              <w:top w:val="nil"/>
              <w:left w:val="nil"/>
              <w:bottom w:val="nil"/>
              <w:right w:val="nil"/>
            </w:tcBorders>
            <w:vAlign w:val="center"/>
          </w:tcPr>
          <w:p w14:paraId="5A00006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74.7 %</w:t>
            </w:r>
          </w:p>
        </w:tc>
        <w:tc>
          <w:tcPr>
            <w:tcW w:w="1200" w:type="dxa"/>
            <w:tcBorders>
              <w:top w:val="nil"/>
              <w:left w:val="nil"/>
              <w:bottom w:val="nil"/>
              <w:right w:val="nil"/>
            </w:tcBorders>
            <w:vAlign w:val="center"/>
          </w:tcPr>
          <w:p w14:paraId="5A00006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87.0 %</w:t>
            </w:r>
          </w:p>
        </w:tc>
        <w:tc>
          <w:tcPr>
            <w:tcW w:w="1200" w:type="dxa"/>
            <w:tcBorders>
              <w:top w:val="nil"/>
              <w:left w:val="nil"/>
              <w:bottom w:val="nil"/>
              <w:right w:val="nil"/>
            </w:tcBorders>
            <w:vAlign w:val="center"/>
          </w:tcPr>
          <w:p w14:paraId="5A00006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80.4 %</w:t>
            </w:r>
          </w:p>
        </w:tc>
        <w:tc>
          <w:tcPr>
            <w:tcW w:w="1100" w:type="dxa"/>
            <w:tcBorders>
              <w:top w:val="nil"/>
              <w:left w:val="nil"/>
              <w:bottom w:val="nil"/>
              <w:right w:val="nil"/>
            </w:tcBorders>
            <w:vAlign w:val="center"/>
          </w:tcPr>
          <w:p w14:paraId="5A00006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84.8 %</w:t>
            </w:r>
          </w:p>
        </w:tc>
        <w:tc>
          <w:tcPr>
            <w:tcW w:w="1200" w:type="dxa"/>
            <w:tcBorders>
              <w:top w:val="nil"/>
              <w:left w:val="nil"/>
              <w:bottom w:val="nil"/>
              <w:right w:val="nil"/>
            </w:tcBorders>
            <w:vAlign w:val="center"/>
          </w:tcPr>
          <w:p w14:paraId="5A00006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80.2 %</w:t>
            </w:r>
          </w:p>
        </w:tc>
        <w:tc>
          <w:tcPr>
            <w:tcW w:w="1300" w:type="dxa"/>
            <w:tcBorders>
              <w:top w:val="nil"/>
              <w:left w:val="nil"/>
              <w:bottom w:val="nil"/>
              <w:right w:val="nil"/>
            </w:tcBorders>
            <w:vAlign w:val="center"/>
          </w:tcPr>
          <w:p w14:paraId="5A00006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Aceptable</w:t>
            </w:r>
          </w:p>
        </w:tc>
      </w:tr>
      <w:tr>
        <w:trPr>
          <w:cantSplit/>
          <w:jc w:val="center"/>
        </w:trPr>
        <w:tc>
          <w:tcPr>
            <w:tcW w:w="1200" w:type="dxa"/>
            <w:tcBorders>
              <w:top w:val="nil"/>
              <w:left w:val="nil"/>
              <w:bottom w:val="single" w:sz="4" w:space="0" w:color="auto"/>
              <w:right w:val="nil"/>
            </w:tcBorders>
            <w:vAlign w:val="center"/>
          </w:tcPr>
          <w:p w14:paraId="5A000067"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1300" w:type="dxa"/>
            <w:tcBorders>
              <w:top w:val="nil"/>
              <w:left w:val="nil"/>
              <w:bottom w:val="single" w:sz="4" w:space="0" w:color="auto"/>
              <w:right w:val="nil"/>
            </w:tcBorders>
            <w:vAlign w:val="center"/>
          </w:tcPr>
          <w:p w14:paraId="5A00006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80.6 %</w:t>
            </w:r>
          </w:p>
        </w:tc>
        <w:tc>
          <w:tcPr>
            <w:tcW w:w="1200" w:type="dxa"/>
            <w:tcBorders>
              <w:top w:val="nil"/>
              <w:left w:val="nil"/>
              <w:bottom w:val="single" w:sz="4" w:space="0" w:color="auto"/>
              <w:right w:val="nil"/>
            </w:tcBorders>
            <w:vAlign w:val="center"/>
          </w:tcPr>
          <w:p w14:paraId="5A00006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68.3 %</w:t>
            </w:r>
          </w:p>
        </w:tc>
        <w:tc>
          <w:tcPr>
            <w:tcW w:w="1200" w:type="dxa"/>
            <w:tcBorders>
              <w:top w:val="nil"/>
              <w:left w:val="nil"/>
              <w:bottom w:val="single" w:sz="4" w:space="0" w:color="auto"/>
              <w:right w:val="nil"/>
            </w:tcBorders>
            <w:vAlign w:val="center"/>
          </w:tcPr>
          <w:p w14:paraId="5A00006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73.9 %</w:t>
            </w:r>
          </w:p>
        </w:tc>
        <w:tc>
          <w:tcPr>
            <w:tcW w:w="1100" w:type="dxa"/>
            <w:tcBorders>
              <w:top w:val="nil"/>
              <w:left w:val="nil"/>
              <w:bottom w:val="single" w:sz="4" w:space="0" w:color="auto"/>
              <w:right w:val="nil"/>
            </w:tcBorders>
            <w:vAlign w:val="center"/>
          </w:tcPr>
          <w:p w14:paraId="5A00006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76.4 %</w:t>
            </w:r>
          </w:p>
        </w:tc>
        <w:tc>
          <w:tcPr>
            <w:tcW w:w="1200" w:type="dxa"/>
            <w:tcBorders>
              <w:top w:val="nil"/>
              <w:left w:val="nil"/>
              <w:bottom w:val="single" w:sz="4" w:space="0" w:color="auto"/>
              <w:right w:val="nil"/>
            </w:tcBorders>
            <w:vAlign w:val="center"/>
          </w:tcPr>
          <w:p w14:paraId="5A00006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57.9 %</w:t>
            </w:r>
          </w:p>
        </w:tc>
        <w:tc>
          <w:tcPr>
            <w:tcW w:w="1300" w:type="dxa"/>
            <w:tcBorders>
              <w:top w:val="nil"/>
              <w:left w:val="nil"/>
              <w:bottom w:val="single" w:sz="4" w:space="0" w:color="auto"/>
              <w:right w:val="nil"/>
            </w:tcBorders>
            <w:vAlign w:val="center"/>
          </w:tcPr>
          <w:p w14:paraId="5A00006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Aceptable</w:t>
            </w:r>
          </w:p>
        </w:tc>
      </w:tr>
    </w:tbl>
    <w:p w14:paraId="5A00006E"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Evaluación con Ultralytics sobre el split de prueba (237 imágenes de hojas y 381 de frutos), con umbral de IoU de 0.50 para mAP50.</w:t>
      </w:r>
    </w:p>
    <w:p w14:paraId="5A00006F" w14:textId="77777777">
      <w:pPr>
        <w:pStyle w:val="APA7"/>
      </w:pPr>
      <w:r>
        <w:t xml:space="preserve">Como se aprecia en la Tabla 6, el modelo de hojas alcanzó un mAP50 de 84.8 % y un F1-score de 80.4 %, mientras que el modelo de frutos obtuvo un mAP50 de 76.4 % y un F1-score de 73.9 %. Ambos modelos se ubicaron en el nivel aceptable y superaron el umbral mínimo del 70 % planteado en la hipótesis específica 1. El modelo de hojas se situó a 0.2 puntos porcentuales del nivel alto, mientras que el modelo de frutos presentó una precisión (80.6 %) superior a su sensibilidad (68.3 %), lo que indicó que sus detecciones fueron mayoritariamente correctas, aunque omitió una parte de las lesiones presentes. El desempeño por clase se detalla en la Tabla 7.</w:t>
      </w:r>
    </w:p>
    <w:p w14:paraId="5A000070" w14:textId="77777777">
      <w:pPr>
        <w:pStyle w:val="TABLA0"/>
        <w:keepNext/>
        <w:keepLines/>
      </w:pPr>
      <w:r>
        <w:t xml:space="preserve">Tabla </w:t>
        <w:fldChar w:fldCharType="begin"/>
        <w:instrText xml:space="preserve"> SEQ Tabla \* ARABIC </w:instrText>
        <w:fldChar w:fldCharType="separate"/>
      </w:r>
      <w:r>
        <w:rPr>
          <w:noProof/>
        </w:rPr>
        <w:t>7</w:t>
      </w:r>
      <w:r>
        <w:fldChar w:fldCharType="end"/>
        <w:br/>
      </w:r>
      <w:r>
        <w:rPr>
          <w:b w:val="0"/>
          <w:bCs w:val="0"/>
          <w:i/>
          <w:iCs/>
        </w:rPr>
        <w:t xml:space="preserve">Desempeño por clase en el conjunto de prueba</w:t>
      </w:r>
    </w:p>
    <w:tbl>
      <w:tblPr>
        <w:tblStyle w:val="Tablaconcuadrcula"/>
        <w:tblW w:w="0" w:type="auto"/>
        <w:jc w:val="center"/>
        <w:tblLook w:val="04A0" w:firstRow="1" w:lastRow="0" w:firstColumn="1" w:lastColumn="0" w:noHBand="0" w:noVBand="1"/>
      </w:tblPr>
      <w:tblGrid>
        <w:gridCol w:w="1000"/>
        <w:gridCol w:w="2400"/>
        <w:gridCol w:w="1000"/>
        <w:gridCol w:w="1000"/>
        <w:gridCol w:w="1000"/>
        <w:gridCol w:w="1100"/>
        <w:gridCol w:w="1200"/>
      </w:tblGrid>
      <w:tr>
        <w:trPr>
          <w:tblHeader/>
          <w:jc w:val="center"/>
        </w:trPr>
        <w:tc>
          <w:tcPr>
            <w:tcW w:w="1000" w:type="dxa"/>
            <w:tcBorders>
              <w:top w:val="single" w:sz="4" w:space="0" w:color="auto"/>
              <w:left w:val="nil"/>
              <w:bottom w:val="single" w:sz="4" w:space="0" w:color="auto"/>
              <w:right w:val="nil"/>
            </w:tcBorders>
            <w:vAlign w:val="center"/>
          </w:tcPr>
          <w:p w14:paraId="5A00007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2400" w:type="dxa"/>
            <w:tcBorders>
              <w:top w:val="single" w:sz="4" w:space="0" w:color="auto"/>
              <w:left w:val="nil"/>
              <w:bottom w:val="single" w:sz="4" w:space="0" w:color="auto"/>
              <w:right w:val="nil"/>
            </w:tcBorders>
            <w:vAlign w:val="center"/>
          </w:tcPr>
          <w:p w14:paraId="5A00007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Clase</w:t>
            </w:r>
          </w:p>
        </w:tc>
        <w:tc>
          <w:tcPr>
            <w:tcW w:w="1000" w:type="dxa"/>
            <w:tcBorders>
              <w:top w:val="single" w:sz="4" w:space="0" w:color="auto"/>
              <w:left w:val="nil"/>
              <w:bottom w:val="single" w:sz="4" w:space="0" w:color="auto"/>
              <w:right w:val="nil"/>
            </w:tcBorders>
            <w:vAlign w:val="center"/>
          </w:tcPr>
          <w:p w14:paraId="5A00007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w:t>
            </w:r>
          </w:p>
        </w:tc>
        <w:tc>
          <w:tcPr>
            <w:tcW w:w="1000" w:type="dxa"/>
            <w:tcBorders>
              <w:top w:val="single" w:sz="4" w:space="0" w:color="auto"/>
              <w:left w:val="nil"/>
              <w:bottom w:val="single" w:sz="4" w:space="0" w:color="auto"/>
              <w:right w:val="nil"/>
            </w:tcBorders>
            <w:vAlign w:val="center"/>
          </w:tcPr>
          <w:p w14:paraId="5A00007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w:t>
            </w:r>
          </w:p>
        </w:tc>
        <w:tc>
          <w:tcPr>
            <w:tcW w:w="1000" w:type="dxa"/>
            <w:tcBorders>
              <w:top w:val="single" w:sz="4" w:space="0" w:color="auto"/>
              <w:left w:val="nil"/>
              <w:bottom w:val="single" w:sz="4" w:space="0" w:color="auto"/>
              <w:right w:val="nil"/>
            </w:tcBorders>
            <w:vAlign w:val="center"/>
          </w:tcPr>
          <w:p w14:paraId="5A00007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F1</w:t>
            </w:r>
          </w:p>
        </w:tc>
        <w:tc>
          <w:tcPr>
            <w:tcW w:w="1100" w:type="dxa"/>
            <w:tcBorders>
              <w:top w:val="single" w:sz="4" w:space="0" w:color="auto"/>
              <w:left w:val="nil"/>
              <w:bottom w:val="single" w:sz="4" w:space="0" w:color="auto"/>
              <w:right w:val="nil"/>
            </w:tcBorders>
            <w:vAlign w:val="center"/>
          </w:tcPr>
          <w:p w14:paraId="5A00007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w:t>
            </w:r>
          </w:p>
        </w:tc>
        <w:tc>
          <w:tcPr>
            <w:tcW w:w="1200" w:type="dxa"/>
            <w:tcBorders>
              <w:top w:val="single" w:sz="4" w:space="0" w:color="auto"/>
              <w:left w:val="nil"/>
              <w:bottom w:val="single" w:sz="4" w:space="0" w:color="auto"/>
              <w:right w:val="nil"/>
            </w:tcBorders>
            <w:vAlign w:val="center"/>
          </w:tcPr>
          <w:p w14:paraId="5A00007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mAP50-95</w:t>
            </w:r>
          </w:p>
        </w:tc>
      </w:tr>
      <w:tr>
        <w:trPr>
          <w:cantSplit/>
          <w:jc w:val="center"/>
        </w:trPr>
        <w:tc>
          <w:tcPr>
            <w:tcW w:w="1000" w:type="dxa"/>
            <w:tcBorders>
              <w:top w:val="nil"/>
              <w:left w:val="nil"/>
              <w:bottom w:val="nil"/>
              <w:right w:val="nil"/>
            </w:tcBorders>
            <w:vAlign w:val="center"/>
          </w:tcPr>
          <w:p w14:paraId="5A00007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7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w:t>
            </w:r>
          </w:p>
        </w:tc>
        <w:tc>
          <w:tcPr>
            <w:tcW w:w="1000" w:type="dxa"/>
            <w:tcBorders>
              <w:top w:val="nil"/>
              <w:left w:val="nil"/>
              <w:bottom w:val="nil"/>
              <w:right w:val="nil"/>
            </w:tcBorders>
            <w:vAlign w:val="center"/>
          </w:tcPr>
          <w:p w14:paraId="5A00007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58.6 %</w:t>
            </w:r>
          </w:p>
        </w:tc>
        <w:tc>
          <w:tcPr>
            <w:tcW w:w="1000" w:type="dxa"/>
            <w:tcBorders>
              <w:top w:val="nil"/>
              <w:left w:val="nil"/>
              <w:bottom w:val="nil"/>
              <w:right w:val="nil"/>
            </w:tcBorders>
            <w:vAlign w:val="center"/>
          </w:tcPr>
          <w:p w14:paraId="5A00007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96.4 %</w:t>
            </w:r>
          </w:p>
        </w:tc>
        <w:tc>
          <w:tcPr>
            <w:tcW w:w="1000" w:type="dxa"/>
            <w:tcBorders>
              <w:top w:val="nil"/>
              <w:left w:val="nil"/>
              <w:bottom w:val="nil"/>
              <w:right w:val="nil"/>
            </w:tcBorders>
            <w:vAlign w:val="center"/>
          </w:tcPr>
          <w:p w14:paraId="5A00007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72.9 %</w:t>
            </w:r>
          </w:p>
        </w:tc>
        <w:tc>
          <w:tcPr>
            <w:tcW w:w="1100" w:type="dxa"/>
            <w:tcBorders>
              <w:top w:val="nil"/>
              <w:left w:val="nil"/>
              <w:bottom w:val="nil"/>
              <w:right w:val="nil"/>
            </w:tcBorders>
            <w:vAlign w:val="center"/>
          </w:tcPr>
          <w:p w14:paraId="5A00007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88.5 %</w:t>
            </w:r>
          </w:p>
        </w:tc>
        <w:tc>
          <w:tcPr>
            <w:tcW w:w="1200" w:type="dxa"/>
            <w:tcBorders>
              <w:top w:val="nil"/>
              <w:left w:val="nil"/>
              <w:bottom w:val="nil"/>
              <w:right w:val="nil"/>
            </w:tcBorders>
            <w:vAlign w:val="center"/>
          </w:tcPr>
          <w:p w14:paraId="5A00007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82.2 %</w:t>
            </w:r>
          </w:p>
        </w:tc>
      </w:tr>
      <w:tr>
        <w:trPr>
          <w:cantSplit/>
          <w:jc w:val="center"/>
        </w:trPr>
        <w:tc>
          <w:tcPr>
            <w:tcW w:w="1000" w:type="dxa"/>
            <w:tcBorders>
              <w:top w:val="nil"/>
              <w:left w:val="nil"/>
              <w:bottom w:val="nil"/>
              <w:right w:val="nil"/>
            </w:tcBorders>
            <w:vAlign w:val="center"/>
          </w:tcPr>
          <w:p w14:paraId="5A00007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hoja</w:t>
            </w:r>
          </w:p>
        </w:tc>
        <w:tc>
          <w:tcPr>
            <w:tcW w:w="1000" w:type="dxa"/>
            <w:tcBorders>
              <w:top w:val="nil"/>
              <w:left w:val="nil"/>
              <w:bottom w:val="nil"/>
              <w:right w:val="nil"/>
            </w:tcBorders>
            <w:vAlign w:val="center"/>
          </w:tcPr>
          <w:p w14:paraId="5A00008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76.2 %</w:t>
            </w:r>
          </w:p>
        </w:tc>
        <w:tc>
          <w:tcPr>
            <w:tcW w:w="1000" w:type="dxa"/>
            <w:tcBorders>
              <w:top w:val="nil"/>
              <w:left w:val="nil"/>
              <w:bottom w:val="nil"/>
              <w:right w:val="nil"/>
            </w:tcBorders>
            <w:vAlign w:val="center"/>
          </w:tcPr>
          <w:p w14:paraId="5A00008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87.0 %</w:t>
            </w:r>
          </w:p>
        </w:tc>
        <w:tc>
          <w:tcPr>
            <w:tcW w:w="1000" w:type="dxa"/>
            <w:tcBorders>
              <w:top w:val="nil"/>
              <w:left w:val="nil"/>
              <w:bottom w:val="nil"/>
              <w:right w:val="nil"/>
            </w:tcBorders>
            <w:vAlign w:val="center"/>
          </w:tcPr>
          <w:p w14:paraId="5A00008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81.2 %</w:t>
            </w:r>
          </w:p>
        </w:tc>
        <w:tc>
          <w:tcPr>
            <w:tcW w:w="1100" w:type="dxa"/>
            <w:tcBorders>
              <w:top w:val="nil"/>
              <w:left w:val="nil"/>
              <w:bottom w:val="nil"/>
              <w:right w:val="nil"/>
            </w:tcBorders>
            <w:vAlign w:val="center"/>
          </w:tcPr>
          <w:p w14:paraId="5A00008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81.6 %</w:t>
            </w:r>
          </w:p>
        </w:tc>
        <w:tc>
          <w:tcPr>
            <w:tcW w:w="1200" w:type="dxa"/>
            <w:tcBorders>
              <w:top w:val="nil"/>
              <w:left w:val="nil"/>
              <w:bottom w:val="nil"/>
              <w:right w:val="nil"/>
            </w:tcBorders>
            <w:vAlign w:val="center"/>
          </w:tcPr>
          <w:p w14:paraId="5A00008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76.8 %</w:t>
            </w:r>
          </w:p>
        </w:tc>
      </w:tr>
      <w:tr>
        <w:trPr>
          <w:cantSplit/>
          <w:jc w:val="center"/>
        </w:trPr>
        <w:tc>
          <w:tcPr>
            <w:tcW w:w="1000" w:type="dxa"/>
            <w:tcBorders>
              <w:top w:val="nil"/>
              <w:left w:val="nil"/>
              <w:bottom w:val="nil"/>
              <w:right w:val="nil"/>
            </w:tcBorders>
            <w:vAlign w:val="center"/>
          </w:tcPr>
          <w:p w14:paraId="5A00008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w:t>
            </w:r>
          </w:p>
        </w:tc>
        <w:tc>
          <w:tcPr>
            <w:tcW w:w="1000" w:type="dxa"/>
            <w:tcBorders>
              <w:top w:val="nil"/>
              <w:left w:val="nil"/>
              <w:bottom w:val="nil"/>
              <w:right w:val="nil"/>
            </w:tcBorders>
            <w:vAlign w:val="center"/>
          </w:tcPr>
          <w:p w14:paraId="5A00008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65.3 %</w:t>
            </w:r>
          </w:p>
        </w:tc>
        <w:tc>
          <w:tcPr>
            <w:tcW w:w="1000" w:type="dxa"/>
            <w:tcBorders>
              <w:top w:val="nil"/>
              <w:left w:val="nil"/>
              <w:bottom w:val="nil"/>
              <w:right w:val="nil"/>
            </w:tcBorders>
            <w:vAlign w:val="center"/>
          </w:tcPr>
          <w:p w14:paraId="5A00008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67.6 %</w:t>
            </w:r>
          </w:p>
        </w:tc>
        <w:tc>
          <w:tcPr>
            <w:tcW w:w="1000" w:type="dxa"/>
            <w:tcBorders>
              <w:top w:val="nil"/>
              <w:left w:val="nil"/>
              <w:bottom w:val="nil"/>
              <w:right w:val="nil"/>
            </w:tcBorders>
            <w:vAlign w:val="center"/>
          </w:tcPr>
          <w:p w14:paraId="5A00008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66.4 %</w:t>
            </w:r>
          </w:p>
        </w:tc>
        <w:tc>
          <w:tcPr>
            <w:tcW w:w="1100" w:type="dxa"/>
            <w:tcBorders>
              <w:top w:val="nil"/>
              <w:left w:val="nil"/>
              <w:bottom w:val="nil"/>
              <w:right w:val="nil"/>
            </w:tcBorders>
            <w:vAlign w:val="center"/>
          </w:tcPr>
          <w:p w14:paraId="5A00008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70.6 %</w:t>
            </w:r>
          </w:p>
        </w:tc>
        <w:tc>
          <w:tcPr>
            <w:tcW w:w="1200" w:type="dxa"/>
            <w:tcBorders>
              <w:top w:val="nil"/>
              <w:left w:val="nil"/>
              <w:bottom w:val="nil"/>
              <w:right w:val="nil"/>
            </w:tcBorders>
            <w:vAlign w:val="center"/>
          </w:tcPr>
          <w:p w14:paraId="5A00008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66.9 %</w:t>
            </w:r>
          </w:p>
        </w:tc>
      </w:tr>
      <w:tr>
        <w:trPr>
          <w:cantSplit/>
          <w:jc w:val="center"/>
        </w:trPr>
        <w:tc>
          <w:tcPr>
            <w:tcW w:w="1000" w:type="dxa"/>
            <w:tcBorders>
              <w:top w:val="nil"/>
              <w:left w:val="nil"/>
              <w:bottom w:val="nil"/>
              <w:right w:val="nil"/>
            </w:tcBorders>
            <w:vAlign w:val="center"/>
          </w:tcPr>
          <w:p w14:paraId="5A00008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Deficiencia nutricional</w:t>
            </w:r>
          </w:p>
        </w:tc>
        <w:tc>
          <w:tcPr>
            <w:tcW w:w="1000" w:type="dxa"/>
            <w:tcBorders>
              <w:top w:val="nil"/>
              <w:left w:val="nil"/>
              <w:bottom w:val="nil"/>
              <w:right w:val="nil"/>
            </w:tcBorders>
            <w:vAlign w:val="center"/>
          </w:tcPr>
          <w:p w14:paraId="5A00008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98.8 %</w:t>
            </w:r>
          </w:p>
        </w:tc>
        <w:tc>
          <w:tcPr>
            <w:tcW w:w="1000" w:type="dxa"/>
            <w:tcBorders>
              <w:top w:val="nil"/>
              <w:left w:val="nil"/>
              <w:bottom w:val="nil"/>
              <w:right w:val="nil"/>
            </w:tcBorders>
            <w:vAlign w:val="center"/>
          </w:tcPr>
          <w:p w14:paraId="5A00009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97.1 %</w:t>
            </w:r>
          </w:p>
        </w:tc>
        <w:tc>
          <w:tcPr>
            <w:tcW w:w="1000" w:type="dxa"/>
            <w:tcBorders>
              <w:top w:val="nil"/>
              <w:left w:val="nil"/>
              <w:bottom w:val="nil"/>
              <w:right w:val="nil"/>
            </w:tcBorders>
            <w:vAlign w:val="center"/>
          </w:tcPr>
          <w:p w14:paraId="5A00009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97.9 %</w:t>
            </w:r>
          </w:p>
        </w:tc>
        <w:tc>
          <w:tcPr>
            <w:tcW w:w="1100" w:type="dxa"/>
            <w:tcBorders>
              <w:top w:val="nil"/>
              <w:left w:val="nil"/>
              <w:bottom w:val="nil"/>
              <w:right w:val="nil"/>
            </w:tcBorders>
            <w:vAlign w:val="center"/>
          </w:tcPr>
          <w:p w14:paraId="5A00009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98.4 %</w:t>
            </w:r>
          </w:p>
        </w:tc>
        <w:tc>
          <w:tcPr>
            <w:tcW w:w="1200" w:type="dxa"/>
            <w:tcBorders>
              <w:top w:val="nil"/>
              <w:left w:val="nil"/>
              <w:bottom w:val="nil"/>
              <w:right w:val="nil"/>
            </w:tcBorders>
            <w:vAlign w:val="center"/>
          </w:tcPr>
          <w:p w14:paraId="5A00009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94.8 %</w:t>
            </w:r>
          </w:p>
        </w:tc>
      </w:tr>
      <w:tr>
        <w:trPr>
          <w:cantSplit/>
          <w:jc w:val="center"/>
        </w:trPr>
        <w:tc>
          <w:tcPr>
            <w:tcW w:w="1000" w:type="dxa"/>
            <w:tcBorders>
              <w:top w:val="nil"/>
              <w:left w:val="nil"/>
              <w:bottom w:val="nil"/>
              <w:right w:val="nil"/>
            </w:tcBorders>
            <w:vAlign w:val="center"/>
          </w:tcPr>
          <w:p w14:paraId="5A00009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9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 sano</w:t>
            </w:r>
          </w:p>
        </w:tc>
        <w:tc>
          <w:tcPr>
            <w:tcW w:w="1000" w:type="dxa"/>
            <w:tcBorders>
              <w:top w:val="nil"/>
              <w:left w:val="nil"/>
              <w:bottom w:val="nil"/>
              <w:right w:val="nil"/>
            </w:tcBorders>
            <w:vAlign w:val="center"/>
          </w:tcPr>
          <w:p w14:paraId="5A00009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71.4 %</w:t>
            </w:r>
          </w:p>
        </w:tc>
        <w:tc>
          <w:tcPr>
            <w:tcW w:w="1000" w:type="dxa"/>
            <w:tcBorders>
              <w:top w:val="nil"/>
              <w:left w:val="nil"/>
              <w:bottom w:val="nil"/>
              <w:right w:val="nil"/>
            </w:tcBorders>
            <w:vAlign w:val="center"/>
          </w:tcPr>
          <w:p w14:paraId="5A00009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55.8 %</w:t>
            </w:r>
          </w:p>
        </w:tc>
        <w:tc>
          <w:tcPr>
            <w:tcW w:w="1000" w:type="dxa"/>
            <w:tcBorders>
              <w:top w:val="nil"/>
              <w:left w:val="nil"/>
              <w:bottom w:val="nil"/>
              <w:right w:val="nil"/>
            </w:tcBorders>
            <w:vAlign w:val="center"/>
          </w:tcPr>
          <w:p w14:paraId="5A00009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62.6 %</w:t>
            </w:r>
          </w:p>
        </w:tc>
        <w:tc>
          <w:tcPr>
            <w:tcW w:w="1100" w:type="dxa"/>
            <w:tcBorders>
              <w:top w:val="nil"/>
              <w:left w:val="nil"/>
              <w:bottom w:val="nil"/>
              <w:right w:val="nil"/>
            </w:tcBorders>
            <w:vAlign w:val="center"/>
          </w:tcPr>
          <w:p w14:paraId="5A00009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66.8 %</w:t>
            </w:r>
          </w:p>
        </w:tc>
        <w:tc>
          <w:tcPr>
            <w:tcW w:w="1200" w:type="dxa"/>
            <w:tcBorders>
              <w:top w:val="nil"/>
              <w:left w:val="nil"/>
              <w:bottom w:val="nil"/>
              <w:right w:val="nil"/>
            </w:tcBorders>
            <w:vAlign w:val="center"/>
          </w:tcPr>
          <w:p w14:paraId="5A00009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44.0 %</w:t>
            </w:r>
          </w:p>
        </w:tc>
      </w:tr>
      <w:tr>
        <w:trPr>
          <w:cantSplit/>
          <w:jc w:val="center"/>
        </w:trPr>
        <w:tc>
          <w:tcPr>
            <w:tcW w:w="1000" w:type="dxa"/>
            <w:tcBorders>
              <w:top w:val="nil"/>
              <w:left w:val="nil"/>
              <w:bottom w:val="nil"/>
              <w:right w:val="nil"/>
            </w:tcBorders>
            <w:vAlign w:val="center"/>
          </w:tcPr>
          <w:p w14:paraId="5A00009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9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w:t>
            </w:r>
          </w:p>
        </w:tc>
        <w:tc>
          <w:tcPr>
            <w:tcW w:w="1000" w:type="dxa"/>
            <w:tcBorders>
              <w:top w:val="nil"/>
              <w:left w:val="nil"/>
              <w:bottom w:val="nil"/>
              <w:right w:val="nil"/>
            </w:tcBorders>
            <w:vAlign w:val="center"/>
          </w:tcPr>
          <w:p w14:paraId="5A00009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71.2 %</w:t>
            </w:r>
          </w:p>
        </w:tc>
        <w:tc>
          <w:tcPr>
            <w:tcW w:w="1000" w:type="dxa"/>
            <w:tcBorders>
              <w:top w:val="nil"/>
              <w:left w:val="nil"/>
              <w:bottom w:val="nil"/>
              <w:right w:val="nil"/>
            </w:tcBorders>
            <w:vAlign w:val="center"/>
          </w:tcPr>
          <w:p w14:paraId="5A00009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56.2 %</w:t>
            </w:r>
          </w:p>
        </w:tc>
        <w:tc>
          <w:tcPr>
            <w:tcW w:w="1000" w:type="dxa"/>
            <w:tcBorders>
              <w:top w:val="nil"/>
              <w:left w:val="nil"/>
              <w:bottom w:val="nil"/>
              <w:right w:val="nil"/>
            </w:tcBorders>
            <w:vAlign w:val="center"/>
          </w:tcPr>
          <w:p w14:paraId="5A00009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62.9 %</w:t>
            </w:r>
          </w:p>
        </w:tc>
        <w:tc>
          <w:tcPr>
            <w:tcW w:w="1100" w:type="dxa"/>
            <w:tcBorders>
              <w:top w:val="nil"/>
              <w:left w:val="nil"/>
              <w:bottom w:val="nil"/>
              <w:right w:val="nil"/>
            </w:tcBorders>
            <w:vAlign w:val="center"/>
          </w:tcPr>
          <w:p w14:paraId="5A0000A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62.7 %</w:t>
            </w:r>
          </w:p>
        </w:tc>
        <w:tc>
          <w:tcPr>
            <w:tcW w:w="1200" w:type="dxa"/>
            <w:tcBorders>
              <w:top w:val="nil"/>
              <w:left w:val="nil"/>
              <w:bottom w:val="nil"/>
              <w:right w:val="nil"/>
            </w:tcBorders>
            <w:vAlign w:val="center"/>
          </w:tcPr>
          <w:p w14:paraId="5A0000A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35.4 %</w:t>
            </w:r>
          </w:p>
        </w:tc>
      </w:tr>
      <w:tr>
        <w:trPr>
          <w:cantSplit/>
          <w:jc w:val="center"/>
        </w:trPr>
        <w:tc>
          <w:tcPr>
            <w:tcW w:w="1000" w:type="dxa"/>
            <w:tcBorders>
              <w:top w:val="nil"/>
              <w:left w:val="nil"/>
              <w:bottom w:val="nil"/>
              <w:right w:val="nil"/>
            </w:tcBorders>
            <w:vAlign w:val="center"/>
          </w:tcPr>
          <w:p w14:paraId="5A0000A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A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w:t>
            </w:r>
          </w:p>
        </w:tc>
        <w:tc>
          <w:tcPr>
            <w:tcW w:w="1000" w:type="dxa"/>
            <w:tcBorders>
              <w:top w:val="nil"/>
              <w:left w:val="nil"/>
              <w:bottom w:val="nil"/>
              <w:right w:val="nil"/>
            </w:tcBorders>
            <w:vAlign w:val="center"/>
          </w:tcPr>
          <w:p w14:paraId="5A0000A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86.9 %</w:t>
            </w:r>
          </w:p>
        </w:tc>
        <w:tc>
          <w:tcPr>
            <w:tcW w:w="1000" w:type="dxa"/>
            <w:tcBorders>
              <w:top w:val="nil"/>
              <w:left w:val="nil"/>
              <w:bottom w:val="nil"/>
              <w:right w:val="nil"/>
            </w:tcBorders>
            <w:vAlign w:val="center"/>
          </w:tcPr>
          <w:p w14:paraId="5A0000A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78.6 %</w:t>
            </w:r>
          </w:p>
        </w:tc>
        <w:tc>
          <w:tcPr>
            <w:tcW w:w="1000" w:type="dxa"/>
            <w:tcBorders>
              <w:top w:val="nil"/>
              <w:left w:val="nil"/>
              <w:bottom w:val="nil"/>
              <w:right w:val="nil"/>
            </w:tcBorders>
            <w:vAlign w:val="center"/>
          </w:tcPr>
          <w:p w14:paraId="5A0000A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82.5 %</w:t>
            </w:r>
          </w:p>
        </w:tc>
        <w:tc>
          <w:tcPr>
            <w:tcW w:w="1100" w:type="dxa"/>
            <w:tcBorders>
              <w:top w:val="nil"/>
              <w:left w:val="nil"/>
              <w:bottom w:val="nil"/>
              <w:right w:val="nil"/>
            </w:tcBorders>
            <w:vAlign w:val="center"/>
          </w:tcPr>
          <w:p w14:paraId="5A0000A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86.4 %</w:t>
            </w:r>
          </w:p>
        </w:tc>
        <w:tc>
          <w:tcPr>
            <w:tcW w:w="1200" w:type="dxa"/>
            <w:tcBorders>
              <w:top w:val="nil"/>
              <w:left w:val="nil"/>
              <w:bottom w:val="nil"/>
              <w:right w:val="nil"/>
            </w:tcBorders>
            <w:vAlign w:val="center"/>
          </w:tcPr>
          <w:p w14:paraId="5A0000A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67.8 %</w:t>
            </w:r>
          </w:p>
        </w:tc>
      </w:tr>
      <w:tr>
        <w:trPr>
          <w:cantSplit/>
          <w:jc w:val="center"/>
        </w:trPr>
        <w:tc>
          <w:tcPr>
            <w:tcW w:w="1000" w:type="dxa"/>
            <w:tcBorders>
              <w:top w:val="nil"/>
              <w:left w:val="nil"/>
              <w:bottom w:val="nil"/>
              <w:right w:val="nil"/>
            </w:tcBorders>
            <w:vAlign w:val="center"/>
          </w:tcPr>
          <w:p w14:paraId="5A0000A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A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Roña</w:t>
            </w:r>
          </w:p>
        </w:tc>
        <w:tc>
          <w:tcPr>
            <w:tcW w:w="1000" w:type="dxa"/>
            <w:tcBorders>
              <w:top w:val="nil"/>
              <w:left w:val="nil"/>
              <w:bottom w:val="nil"/>
              <w:right w:val="nil"/>
            </w:tcBorders>
            <w:vAlign w:val="center"/>
          </w:tcPr>
          <w:p w14:paraId="5A0000A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70.2 %</w:t>
            </w:r>
          </w:p>
        </w:tc>
        <w:tc>
          <w:tcPr>
            <w:tcW w:w="1000" w:type="dxa"/>
            <w:tcBorders>
              <w:top w:val="nil"/>
              <w:left w:val="nil"/>
              <w:bottom w:val="nil"/>
              <w:right w:val="nil"/>
            </w:tcBorders>
            <w:vAlign w:val="center"/>
          </w:tcPr>
          <w:p w14:paraId="5A0000A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62.3 %</w:t>
            </w:r>
          </w:p>
        </w:tc>
        <w:tc>
          <w:tcPr>
            <w:tcW w:w="1000" w:type="dxa"/>
            <w:tcBorders>
              <w:top w:val="nil"/>
              <w:left w:val="nil"/>
              <w:bottom w:val="nil"/>
              <w:right w:val="nil"/>
            </w:tcBorders>
            <w:vAlign w:val="center"/>
          </w:tcPr>
          <w:p w14:paraId="5A0000A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66.0 %</w:t>
            </w:r>
          </w:p>
        </w:tc>
        <w:tc>
          <w:tcPr>
            <w:tcW w:w="1100" w:type="dxa"/>
            <w:tcBorders>
              <w:top w:val="nil"/>
              <w:left w:val="nil"/>
              <w:bottom w:val="nil"/>
              <w:right w:val="nil"/>
            </w:tcBorders>
            <w:vAlign w:val="center"/>
          </w:tcPr>
          <w:p w14:paraId="5A0000A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72.8 %</w:t>
            </w:r>
          </w:p>
        </w:tc>
        <w:tc>
          <w:tcPr>
            <w:tcW w:w="1200" w:type="dxa"/>
            <w:tcBorders>
              <w:top w:val="nil"/>
              <w:left w:val="nil"/>
              <w:bottom w:val="nil"/>
              <w:right w:val="nil"/>
            </w:tcBorders>
            <w:vAlign w:val="center"/>
          </w:tcPr>
          <w:p w14:paraId="5A0000A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64.3 %</w:t>
            </w:r>
          </w:p>
        </w:tc>
      </w:tr>
      <w:tr>
        <w:trPr>
          <w:cantSplit/>
          <w:jc w:val="center"/>
        </w:trPr>
        <w:tc>
          <w:tcPr>
            <w:tcW w:w="1000" w:type="dxa"/>
            <w:tcBorders>
              <w:top w:val="nil"/>
              <w:left w:val="nil"/>
              <w:bottom w:val="nil"/>
              <w:right w:val="nil"/>
            </w:tcBorders>
            <w:vAlign w:val="center"/>
          </w:tcPr>
          <w:p w14:paraId="5A0000B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B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w:t>
            </w:r>
          </w:p>
        </w:tc>
        <w:tc>
          <w:tcPr>
            <w:tcW w:w="1000" w:type="dxa"/>
            <w:tcBorders>
              <w:top w:val="nil"/>
              <w:left w:val="nil"/>
              <w:bottom w:val="nil"/>
              <w:right w:val="nil"/>
            </w:tcBorders>
            <w:vAlign w:val="center"/>
          </w:tcPr>
          <w:p w14:paraId="5A0000B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89.5 %</w:t>
            </w:r>
          </w:p>
        </w:tc>
        <w:tc>
          <w:tcPr>
            <w:tcW w:w="1000" w:type="dxa"/>
            <w:tcBorders>
              <w:top w:val="nil"/>
              <w:left w:val="nil"/>
              <w:bottom w:val="nil"/>
              <w:right w:val="nil"/>
            </w:tcBorders>
            <w:vAlign w:val="center"/>
          </w:tcPr>
          <w:p w14:paraId="5A0000B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74.9 %</w:t>
            </w:r>
          </w:p>
        </w:tc>
        <w:tc>
          <w:tcPr>
            <w:tcW w:w="1000" w:type="dxa"/>
            <w:tcBorders>
              <w:top w:val="nil"/>
              <w:left w:val="nil"/>
              <w:bottom w:val="nil"/>
              <w:right w:val="nil"/>
            </w:tcBorders>
            <w:vAlign w:val="center"/>
          </w:tcPr>
          <w:p w14:paraId="5A0000B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81.6 %</w:t>
            </w:r>
          </w:p>
        </w:tc>
        <w:tc>
          <w:tcPr>
            <w:tcW w:w="1100" w:type="dxa"/>
            <w:tcBorders>
              <w:top w:val="nil"/>
              <w:left w:val="nil"/>
              <w:bottom w:val="nil"/>
              <w:right w:val="nil"/>
            </w:tcBorders>
            <w:vAlign w:val="center"/>
          </w:tcPr>
          <w:p w14:paraId="5A0000B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80.3 %</w:t>
            </w:r>
          </w:p>
        </w:tc>
        <w:tc>
          <w:tcPr>
            <w:tcW w:w="1200" w:type="dxa"/>
            <w:tcBorders>
              <w:top w:val="nil"/>
              <w:left w:val="nil"/>
              <w:bottom w:val="nil"/>
              <w:right w:val="nil"/>
            </w:tcBorders>
            <w:vAlign w:val="center"/>
          </w:tcPr>
          <w:p w14:paraId="5A0000B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72.4 %</w:t>
            </w:r>
          </w:p>
        </w:tc>
      </w:tr>
      <w:tr>
        <w:trPr>
          <w:cantSplit/>
          <w:jc w:val="center"/>
        </w:trPr>
        <w:tc>
          <w:tcPr>
            <w:tcW w:w="1000" w:type="dxa"/>
            <w:tcBorders>
              <w:top w:val="nil"/>
              <w:left w:val="nil"/>
              <w:bottom w:val="single" w:sz="4" w:space="0" w:color="auto"/>
              <w:right w:val="nil"/>
            </w:tcBorders>
            <w:vAlign w:val="center"/>
          </w:tcPr>
          <w:p w14:paraId="5A0000B7"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single" w:sz="4" w:space="0" w:color="auto"/>
              <w:right w:val="nil"/>
            </w:tcBorders>
            <w:vAlign w:val="center"/>
          </w:tcPr>
          <w:p w14:paraId="5A0000B8"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Sunblotch</w:t>
            </w:r>
          </w:p>
        </w:tc>
        <w:tc>
          <w:tcPr>
            <w:tcW w:w="1000" w:type="dxa"/>
            <w:tcBorders>
              <w:top w:val="nil"/>
              <w:left w:val="nil"/>
              <w:bottom w:val="single" w:sz="4" w:space="0" w:color="auto"/>
              <w:right w:val="nil"/>
            </w:tcBorders>
            <w:vAlign w:val="center"/>
          </w:tcPr>
          <w:p w14:paraId="5A0000B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94.2 %</w:t>
            </w:r>
          </w:p>
        </w:tc>
        <w:tc>
          <w:tcPr>
            <w:tcW w:w="1000" w:type="dxa"/>
            <w:tcBorders>
              <w:top w:val="nil"/>
              <w:left w:val="nil"/>
              <w:bottom w:val="single" w:sz="4" w:space="0" w:color="auto"/>
              <w:right w:val="nil"/>
            </w:tcBorders>
            <w:vAlign w:val="center"/>
          </w:tcPr>
          <w:p w14:paraId="5A0000B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81.8 %</w:t>
            </w:r>
          </w:p>
        </w:tc>
        <w:tc>
          <w:tcPr>
            <w:tcW w:w="1000" w:type="dxa"/>
            <w:tcBorders>
              <w:top w:val="nil"/>
              <w:left w:val="nil"/>
              <w:bottom w:val="single" w:sz="4" w:space="0" w:color="auto"/>
              <w:right w:val="nil"/>
            </w:tcBorders>
            <w:vAlign w:val="center"/>
          </w:tcPr>
          <w:p w14:paraId="5A0000B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87.6 %</w:t>
            </w:r>
          </w:p>
        </w:tc>
        <w:tc>
          <w:tcPr>
            <w:tcW w:w="1100" w:type="dxa"/>
            <w:tcBorders>
              <w:top w:val="nil"/>
              <w:left w:val="nil"/>
              <w:bottom w:val="single" w:sz="4" w:space="0" w:color="auto"/>
              <w:right w:val="nil"/>
            </w:tcBorders>
            <w:vAlign w:val="center"/>
          </w:tcPr>
          <w:p w14:paraId="5A0000B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89.4 %</w:t>
            </w:r>
          </w:p>
        </w:tc>
        <w:tc>
          <w:tcPr>
            <w:tcW w:w="1200" w:type="dxa"/>
            <w:tcBorders>
              <w:top w:val="nil"/>
              <w:left w:val="nil"/>
              <w:bottom w:val="single" w:sz="4" w:space="0" w:color="auto"/>
              <w:right w:val="nil"/>
            </w:tcBorders>
            <w:vAlign w:val="center"/>
          </w:tcPr>
          <w:p w14:paraId="5A0000B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63.5 %</w:t>
            </w:r>
          </w:p>
        </w:tc>
      </w:tr>
    </w:tbl>
    <w:p w14:paraId="5A0000BE"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Resultados por clase del split de prueba.</w:t>
      </w:r>
    </w:p>
    <w:p w14:paraId="5A0000BF" w14:textId="77777777">
      <w:pPr>
        <w:pStyle w:val="APA7"/>
      </w:pPr>
      <w:r>
        <w:t xml:space="preserve">En el modelo de hojas, la deficiencia nutricional obtuvo el mejor desempeño (mAP50 = 98.4 %), seguida de la hoja sana (88.5 %) y de la antracnosis (81.6 %); la clase de plagas registró el valor más bajo (70.6 %), debido a que los daños por trips y ácaros son pequeños y se confunden con otras alteraciones de la lámina foliar. En el modelo de frutos, sunblotch (89.4 %), cercospora (86.4 %) y pudrición peduncular (80.3 %) superaron el 80 %, mientras que la antracnosis (62.7 %) y el fruto sano (66.8 %) presentaron los valores más bajos, lo cual se asoció a la similitud visual entre las lesiones iniciales de antracnosis, las manchas de roña y el oscurecimiento natural de la cáscara del fruto Hass maduro.</w:t>
      </w:r>
    </w:p>
    <w:p w14:paraId="5A0000C0" w14:textId="77777777">
      <w:pPr>
        <w:pStyle w:val="APA7"/>
      </w:pPr>
      <w:r>
        <w:t xml:space="preserve">Para identificar el tipo de error cometido por cada modelo se elaboraron las matrices de confusión de las Figuras 4 y 5, calculadas con el mismo umbral de confianza que aplica el sistema desplegado (0.35) y un IoU mínimo de 0.45 para emparejar cada detección con su etiqueta. Las filas representan la clase real y las columnas la clase predicha; la columna «No detectado» agrupa las lesiones u órganos que el sistema no localizó y la fila «Fondo» las detecciones emitidas sobre zonas sin etiqueta (falsos positivos).</w:t>
      </w:r>
    </w:p>
    <w:p w14:paraId="5A0000C1" w14:textId="77777777">
      <w:pPr>
        <w:pStyle w:val="FIGURA0"/>
        <w:keepNext/>
        <w:keepLines/>
      </w:pPr>
      <w:r>
        <w:t xml:space="preserve">Figura </w:t>
        <w:fldChar w:fldCharType="begin"/>
        <w:instrText xml:space="preserve"> SEQ Figura \* ARABIC </w:instrText>
        <w:fldChar w:fldCharType="separate"/>
      </w:r>
      <w:r>
        <w:rPr>
          <w:noProof/>
        </w:rPr>
        <w:t>4</w:t>
      </w:r>
      <w:r>
        <w:fldChar w:fldCharType="end"/>
        <w:br/>
      </w:r>
      <w:r>
        <w:rPr>
          <w:b w:val="0"/>
          <w:bCs w:val="0"/>
          <w:i/>
          <w:iCs/>
        </w:rPr>
        <w:t xml:space="preserve">Matriz de confusión del modelo de hojas en el conjunto de prueba</w:t>
      </w:r>
    </w:p>
    <w:p w14:paraId="5A0000C2" w14:textId="77777777">
      <w:pPr>
        <w:pStyle w:val="APA7"/>
        <w:keepNext/>
        <w:ind w:firstLine="0"/>
        <w:jc w:val="center"/>
      </w:pPr>
      <w:r>
        <w:rPr>
          <w:noProof/>
        </w:rPr>
        <w:drawing>
          <wp:inline distT="0" distB="0" distL="0" distR="0">
            <wp:extent cx="4860000" cy="3860000"/>
            <wp:effectExtent l="0" t="0" r="0" b="0"/>
            <wp:docPr id="880003" name="Imagen 880003" descr="Matriz de confusión del modelo de h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3" name="cap3_fig3.png"/>
                    <pic:cNvPicPr/>
                  </pic:nvPicPr>
                  <pic:blipFill>
                    <a:blip r:embed="rIdCap3Img3"/>
                    <a:stretch>
                      <a:fillRect/>
                    </a:stretch>
                  </pic:blipFill>
                  <pic:spPr>
                    <a:xfrm>
                      <a:off x="0" y="0"/>
                      <a:ext cx="4860000" cy="3860000"/>
                    </a:xfrm>
                    <a:prstGeom prst="rect">
                      <a:avLst/>
                    </a:prstGeom>
                  </pic:spPr>
                </pic:pic>
              </a:graphicData>
            </a:graphic>
          </wp:inline>
        </w:drawing>
      </w:r>
    </w:p>
    <w:p w14:paraId="5A0000C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IoU de emparejamiento = 0.45.</w:t>
      </w:r>
    </w:p>
    <w:p w14:paraId="5A0000C4" w14:textId="77777777">
      <w:pPr>
        <w:pStyle w:val="FIGURA0"/>
        <w:keepNext/>
        <w:keepLines/>
      </w:pPr>
      <w:r>
        <w:t xml:space="preserve">Figura </w:t>
        <w:fldChar w:fldCharType="begin"/>
        <w:instrText xml:space="preserve"> SEQ Figura \* ARABIC </w:instrText>
        <w:fldChar w:fldCharType="separate"/>
      </w:r>
      <w:r>
        <w:rPr>
          <w:noProof/>
        </w:rPr>
        <w:t>5</w:t>
      </w:r>
      <w:r>
        <w:fldChar w:fldCharType="end"/>
        <w:br/>
      </w:r>
      <w:r>
        <w:rPr>
          <w:b w:val="0"/>
          <w:bCs w:val="0"/>
          <w:i/>
          <w:iCs/>
        </w:rPr>
        <w:t xml:space="preserve">Matriz de confusión del modelo de frutos en el conjunto de prueba</w:t>
      </w:r>
    </w:p>
    <w:p w14:paraId="5A0000C5" w14:textId="77777777">
      <w:pPr>
        <w:pStyle w:val="APA7"/>
        <w:keepNext/>
        <w:ind w:firstLine="0"/>
        <w:jc w:val="center"/>
      </w:pPr>
      <w:r>
        <w:rPr>
          <w:noProof/>
        </w:rPr>
        <w:drawing>
          <wp:inline distT="0" distB="0" distL="0" distR="0">
            <wp:extent cx="5580000" cy="4452961"/>
            <wp:effectExtent l="0" t="0" r="0" b="0"/>
            <wp:docPr id="880004" name="Imagen 880004" descr="Matriz de confusión del modelo de fr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4" name="cap3_fig4.png"/>
                    <pic:cNvPicPr/>
                  </pic:nvPicPr>
                  <pic:blipFill>
                    <a:blip r:embed="rIdCap3Img4"/>
                    <a:stretch>
                      <a:fillRect/>
                    </a:stretch>
                  </pic:blipFill>
                  <pic:spPr>
                    <a:xfrm>
                      <a:off x="0" y="0"/>
                      <a:ext cx="5580000" cy="4452961"/>
                    </a:xfrm>
                    <a:prstGeom prst="rect">
                      <a:avLst/>
                    </a:prstGeom>
                  </pic:spPr>
                </pic:pic>
              </a:graphicData>
            </a:graphic>
          </wp:inline>
        </w:drawing>
      </w:r>
    </w:p>
    <w:p w14:paraId="5A0000C6"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IoU de emparejamiento = 0.45.</w:t>
      </w:r>
    </w:p>
    <w:p w14:paraId="5A0000C7" w14:textId="77777777">
      <w:pPr>
        <w:pStyle w:val="APA7"/>
      </w:pPr>
      <w:r>
        <w:t xml:space="preserve">En el modelo de hojas (Figura 4), la deficiencia nutricional se reconoció en el 97.1 % de los casos y la hoja sana en el 89.9 %. La clase de plagas concentró los errores: el 26.5 % de los daños por trips y ácaros no fue detectado y el 11.8 % se confundió con antracnosis, debido a que ambas afecciones producen manchas necróticas en la lámina foliar. En el modelo de frutos (Figura 5), las confusiones entre enfermedades fueron poco frecuentes —la más relevante fue la de roña clasificada como antracnosis (15.1 %)—, mientras que el error predominante fue la omisión: el 36.5 % de las lesiones de antracnosis y el 24.5 % de las de roña no fueron localizadas. Este patrón indicó que, cuando el modelo emitió una detección, la clase asignada fue mayoritariamente correcta, y que su principal limitación residió en la sensibilidad frente a lesiones poco visibles, aspecto que se analiza en la sección de detección temprana.</w:t>
      </w:r>
    </w:p>
    <w:p w14:paraId="5A0000C8" w14:textId="77777777">
      <w:pPr>
        <w:pStyle w:val="FIGURA0"/>
        <w:keepNext/>
        <w:keepLines/>
      </w:pPr>
      <w:r>
        <w:t xml:space="preserve">Figura </w:t>
        <w:fldChar w:fldCharType="begin"/>
        <w:instrText xml:space="preserve"> SEQ Figura \* ARABIC </w:instrText>
        <w:fldChar w:fldCharType="separate"/>
      </w:r>
      <w:r>
        <w:rPr>
          <w:noProof/>
        </w:rPr>
        <w:t>6</w:t>
      </w:r>
      <w:r>
        <w:fldChar w:fldCharType="end"/>
        <w:br/>
      </w:r>
      <w:r>
        <w:rPr>
          <w:b w:val="0"/>
          <w:bCs w:val="0"/>
          <w:i/>
          <w:iCs/>
        </w:rPr>
        <w:t xml:space="preserve">Sensibilidad (recall) por clase en el conjunto de prueba</w:t>
      </w:r>
    </w:p>
    <w:p w14:paraId="5A0000C9" w14:textId="77777777">
      <w:pPr>
        <w:pStyle w:val="APA7"/>
        <w:keepNext/>
        <w:ind w:firstLine="0"/>
        <w:jc w:val="center"/>
      </w:pPr>
      <w:r>
        <w:rPr>
          <w:noProof/>
        </w:rPr>
        <w:drawing>
          <wp:inline distT="0" distB="0" distL="0" distR="0">
            <wp:extent cx="5580000" cy="2316556"/>
            <wp:effectExtent l="0" t="0" r="0" b="0"/>
            <wp:docPr id="880005" name="Imagen 880005" descr="Sensibilidad por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5" name="cap3_fig5.png"/>
                    <pic:cNvPicPr/>
                  </pic:nvPicPr>
                  <pic:blipFill>
                    <a:blip r:embed="rIdCap3Img5"/>
                    <a:stretch>
                      <a:fillRect/>
                    </a:stretch>
                  </pic:blipFill>
                  <pic:spPr>
                    <a:xfrm>
                      <a:off x="0" y="0"/>
                      <a:ext cx="5580000" cy="2316556"/>
                    </a:xfrm>
                    <a:prstGeom prst="rect">
                      <a:avLst/>
                    </a:prstGeom>
                  </pic:spPr>
                </pic:pic>
              </a:graphicData>
            </a:graphic>
          </wp:inline>
        </w:drawing>
      </w:r>
    </w:p>
    <w:p w14:paraId="5A0000CA"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Las barras grises corresponden a las clases sanas y la línea punteada al umbral del 70 %.</w:t>
      </w:r>
    </w:p>
    <w:p w14:paraId="5A0000CB" w14:textId="77777777">
      <w:pPr>
        <w:pStyle w:val="APA7"/>
      </w:pPr>
      <w:r>
        <w:t xml:space="preserve">Dado que en la práctica de campo la decisión relevante para el productor es si una hoja o un fruto presenta o no una afección, se evaluó también la precisión diagnóstica a nivel de imagen. Para ello, una imagen se consideró afectada si contenía al menos una etiqueta de enfermedad o plaga, y el sistema la clasificó como alerta si emitió al menos una detección de enfermedad con confianza igual o superior a 0.35, que es el mismo criterio que aplica la aplicación desplegada. Los resultados se presentan en la Tabla 8.</w:t>
      </w:r>
    </w:p>
    <w:p w14:paraId="5A0000CC" w14:textId="77777777">
      <w:pPr>
        <w:pStyle w:val="TABLA0"/>
        <w:keepNext/>
        <w:keepLines/>
      </w:pPr>
      <w:r>
        <w:t xml:space="preserve">Tabla </w:t>
        <w:fldChar w:fldCharType="begin"/>
        <w:instrText xml:space="preserve"> SEQ Tabla \* ARABIC </w:instrText>
        <w:fldChar w:fldCharType="separate"/>
      </w:r>
      <w:r>
        <w:rPr>
          <w:noProof/>
        </w:rPr>
        <w:t>8</w:t>
      </w:r>
      <w:r>
        <w:fldChar w:fldCharType="end"/>
        <w:br/>
      </w:r>
      <w:r>
        <w:rPr>
          <w:b w:val="0"/>
          <w:bCs w:val="0"/>
          <w:i/>
          <w:iCs/>
        </w:rPr>
        <w:t xml:space="preserve">Precisión diagnóstica a nivel de imagen (afectada frente a sana)</w:t>
      </w:r>
    </w:p>
    <w:tbl>
      <w:tblPr>
        <w:tblStyle w:val="Tablaconcuadrcula"/>
        <w:tblW w:w="0" w:type="auto"/>
        <w:jc w:val="center"/>
        <w:tblLook w:val="04A0" w:firstRow="1" w:lastRow="0" w:firstColumn="1" w:lastColumn="0" w:noHBand="0" w:noVBand="1"/>
      </w:tblPr>
      <w:tblGrid>
        <w:gridCol w:w="3000"/>
        <w:gridCol w:w="1300"/>
        <w:gridCol w:w="1400"/>
        <w:gridCol w:w="1300"/>
        <w:gridCol w:w="1400"/>
      </w:tblGrid>
      <w:tr>
        <w:trPr>
          <w:tblHeader/>
          <w:jc w:val="center"/>
        </w:trPr>
        <w:tc>
          <w:tcPr>
            <w:tcW w:w="3000" w:type="dxa"/>
            <w:tcBorders>
              <w:top w:val="single" w:sz="4" w:space="0" w:color="auto"/>
              <w:left w:val="nil"/>
              <w:bottom w:val="single" w:sz="4" w:space="0" w:color="auto"/>
              <w:right w:val="nil"/>
            </w:tcBorders>
            <w:vAlign w:val="center"/>
          </w:tcPr>
          <w:p w14:paraId="5A0000C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300" w:type="dxa"/>
            <w:tcBorders>
              <w:top w:val="single" w:sz="4" w:space="0" w:color="auto"/>
              <w:left w:val="nil"/>
              <w:bottom w:val="single" w:sz="4" w:space="0" w:color="auto"/>
              <w:right w:val="nil"/>
            </w:tcBorders>
            <w:vAlign w:val="center"/>
          </w:tcPr>
          <w:p w14:paraId="5A0000C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hojas</w:t>
            </w:r>
          </w:p>
        </w:tc>
        <w:tc>
          <w:tcPr>
            <w:tcW w:w="1400" w:type="dxa"/>
            <w:tcBorders>
              <w:top w:val="single" w:sz="4" w:space="0" w:color="auto"/>
              <w:left w:val="nil"/>
              <w:bottom w:val="single" w:sz="4" w:space="0" w:color="auto"/>
              <w:right w:val="nil"/>
            </w:tcBorders>
            <w:vAlign w:val="center"/>
          </w:tcPr>
          <w:p w14:paraId="5A0000C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c>
          <w:tcPr>
            <w:tcW w:w="1300" w:type="dxa"/>
            <w:tcBorders>
              <w:top w:val="single" w:sz="4" w:space="0" w:color="auto"/>
              <w:left w:val="nil"/>
              <w:bottom w:val="single" w:sz="4" w:space="0" w:color="auto"/>
              <w:right w:val="nil"/>
            </w:tcBorders>
            <w:vAlign w:val="center"/>
          </w:tcPr>
          <w:p w14:paraId="5A0000D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frutos</w:t>
            </w:r>
          </w:p>
        </w:tc>
        <w:tc>
          <w:tcPr>
            <w:tcW w:w="1400" w:type="dxa"/>
            <w:tcBorders>
              <w:top w:val="single" w:sz="4" w:space="0" w:color="auto"/>
              <w:left w:val="nil"/>
              <w:bottom w:val="single" w:sz="4" w:space="0" w:color="auto"/>
              <w:right w:val="nil"/>
            </w:tcBorders>
            <w:vAlign w:val="center"/>
          </w:tcPr>
          <w:p w14:paraId="5A0000D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r>
      <w:tr>
        <w:trPr>
          <w:cantSplit/>
          <w:jc w:val="center"/>
        </w:trPr>
        <w:tc>
          <w:tcPr>
            <w:tcW w:w="3000" w:type="dxa"/>
            <w:tcBorders>
              <w:top w:val="nil"/>
              <w:left w:val="nil"/>
              <w:bottom w:val="nil"/>
              <w:right w:val="nil"/>
            </w:tcBorders>
            <w:vAlign w:val="center"/>
          </w:tcPr>
          <w:p w14:paraId="5A0000D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Imágenes evaluadas</w:t>
            </w:r>
          </w:p>
        </w:tc>
        <w:tc>
          <w:tcPr>
            <w:tcW w:w="1300" w:type="dxa"/>
            <w:tcBorders>
              <w:top w:val="nil"/>
              <w:left w:val="nil"/>
              <w:bottom w:val="nil"/>
              <w:right w:val="nil"/>
            </w:tcBorders>
            <w:vAlign w:val="center"/>
          </w:tcPr>
          <w:p w14:paraId="5A0000D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237</w:t>
            </w:r>
          </w:p>
        </w:tc>
        <w:tc>
          <w:tcPr>
            <w:tcW w:w="1400" w:type="dxa"/>
            <w:tcBorders>
              <w:top w:val="nil"/>
              <w:left w:val="nil"/>
              <w:bottom w:val="nil"/>
              <w:right w:val="nil"/>
            </w:tcBorders>
            <w:vAlign w:val="center"/>
          </w:tcPr>
          <w:p w14:paraId="5A0000D4"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D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381</w:t>
            </w:r>
          </w:p>
        </w:tc>
        <w:tc>
          <w:tcPr>
            <w:tcW w:w="1400" w:type="dxa"/>
            <w:tcBorders>
              <w:top w:val="nil"/>
              <w:left w:val="nil"/>
              <w:bottom w:val="nil"/>
              <w:right w:val="nil"/>
            </w:tcBorders>
            <w:vAlign w:val="center"/>
          </w:tcPr>
          <w:p w14:paraId="5A0000D6"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D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Verdaderos positivos / falsos negativos</w:t>
            </w:r>
          </w:p>
        </w:tc>
        <w:tc>
          <w:tcPr>
            <w:tcW w:w="1300" w:type="dxa"/>
            <w:tcBorders>
              <w:top w:val="nil"/>
              <w:left w:val="nil"/>
              <w:bottom w:val="nil"/>
              <w:right w:val="nil"/>
            </w:tcBorders>
            <w:vAlign w:val="center"/>
          </w:tcPr>
          <w:p w14:paraId="5A0000D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167 / 14</w:t>
            </w:r>
          </w:p>
        </w:tc>
        <w:tc>
          <w:tcPr>
            <w:tcW w:w="1400" w:type="dxa"/>
            <w:tcBorders>
              <w:top w:val="nil"/>
              <w:left w:val="nil"/>
              <w:bottom w:val="nil"/>
              <w:right w:val="nil"/>
            </w:tcBorders>
            <w:vAlign w:val="center"/>
          </w:tcPr>
          <w:p w14:paraId="5A0000D9"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D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276 / 44</w:t>
            </w:r>
          </w:p>
        </w:tc>
        <w:tc>
          <w:tcPr>
            <w:tcW w:w="1400" w:type="dxa"/>
            <w:tcBorders>
              <w:top w:val="nil"/>
              <w:left w:val="nil"/>
              <w:bottom w:val="nil"/>
              <w:right w:val="nil"/>
            </w:tcBorders>
            <w:vAlign w:val="center"/>
          </w:tcPr>
          <w:p w14:paraId="5A0000DB"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D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Verdaderos negativos / falsos positivos</w:t>
            </w:r>
          </w:p>
        </w:tc>
        <w:tc>
          <w:tcPr>
            <w:tcW w:w="1300" w:type="dxa"/>
            <w:tcBorders>
              <w:top w:val="nil"/>
              <w:left w:val="nil"/>
              <w:bottom w:val="nil"/>
              <w:right w:val="nil"/>
            </w:tcBorders>
            <w:vAlign w:val="center"/>
          </w:tcPr>
          <w:p w14:paraId="5A0000D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50 / 6</w:t>
            </w:r>
          </w:p>
        </w:tc>
        <w:tc>
          <w:tcPr>
            <w:tcW w:w="1400" w:type="dxa"/>
            <w:tcBorders>
              <w:top w:val="nil"/>
              <w:left w:val="nil"/>
              <w:bottom w:val="nil"/>
              <w:right w:val="nil"/>
            </w:tcBorders>
            <w:vAlign w:val="center"/>
          </w:tcPr>
          <w:p w14:paraId="5A0000DE"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D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54 / 7</w:t>
            </w:r>
          </w:p>
        </w:tc>
        <w:tc>
          <w:tcPr>
            <w:tcW w:w="1400" w:type="dxa"/>
            <w:tcBorders>
              <w:top w:val="nil"/>
              <w:left w:val="nil"/>
              <w:bottom w:val="nil"/>
              <w:right w:val="nil"/>
            </w:tcBorders>
            <w:vAlign w:val="center"/>
          </w:tcPr>
          <w:p w14:paraId="5A0000E0"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E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Sensibilidad</w:t>
            </w:r>
          </w:p>
        </w:tc>
        <w:tc>
          <w:tcPr>
            <w:tcW w:w="1300" w:type="dxa"/>
            <w:tcBorders>
              <w:top w:val="nil"/>
              <w:left w:val="nil"/>
              <w:bottom w:val="nil"/>
              <w:right w:val="nil"/>
            </w:tcBorders>
            <w:vAlign w:val="center"/>
          </w:tcPr>
          <w:p w14:paraId="5A0000E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92.3 %</w:t>
            </w:r>
          </w:p>
        </w:tc>
        <w:tc>
          <w:tcPr>
            <w:tcW w:w="1400" w:type="dxa"/>
            <w:tcBorders>
              <w:top w:val="nil"/>
              <w:left w:val="nil"/>
              <w:bottom w:val="nil"/>
              <w:right w:val="nil"/>
            </w:tcBorders>
            <w:vAlign w:val="center"/>
          </w:tcPr>
          <w:p w14:paraId="5A0000E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87.4 – 95.3</w:t>
            </w:r>
          </w:p>
        </w:tc>
        <w:tc>
          <w:tcPr>
            <w:tcW w:w="1300" w:type="dxa"/>
            <w:tcBorders>
              <w:top w:val="nil"/>
              <w:left w:val="nil"/>
              <w:bottom w:val="nil"/>
              <w:right w:val="nil"/>
            </w:tcBorders>
            <w:vAlign w:val="center"/>
          </w:tcPr>
          <w:p w14:paraId="5A0000E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86.2 %</w:t>
            </w:r>
          </w:p>
        </w:tc>
        <w:tc>
          <w:tcPr>
            <w:tcW w:w="1400" w:type="dxa"/>
            <w:tcBorders>
              <w:top w:val="nil"/>
              <w:left w:val="nil"/>
              <w:bottom w:val="nil"/>
              <w:right w:val="nil"/>
            </w:tcBorders>
            <w:vAlign w:val="center"/>
          </w:tcPr>
          <w:p w14:paraId="5A0000E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82.0 – 89.6</w:t>
            </w:r>
          </w:p>
        </w:tc>
      </w:tr>
      <w:tr>
        <w:trPr>
          <w:cantSplit/>
          <w:jc w:val="center"/>
        </w:trPr>
        <w:tc>
          <w:tcPr>
            <w:tcW w:w="3000" w:type="dxa"/>
            <w:tcBorders>
              <w:top w:val="nil"/>
              <w:left w:val="nil"/>
              <w:bottom w:val="nil"/>
              <w:right w:val="nil"/>
            </w:tcBorders>
            <w:vAlign w:val="center"/>
          </w:tcPr>
          <w:p w14:paraId="5A0000E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Especificidad</w:t>
            </w:r>
          </w:p>
        </w:tc>
        <w:tc>
          <w:tcPr>
            <w:tcW w:w="1300" w:type="dxa"/>
            <w:tcBorders>
              <w:top w:val="nil"/>
              <w:left w:val="nil"/>
              <w:bottom w:val="nil"/>
              <w:right w:val="nil"/>
            </w:tcBorders>
            <w:vAlign w:val="center"/>
          </w:tcPr>
          <w:p w14:paraId="5A0000E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89.3 %</w:t>
            </w:r>
          </w:p>
        </w:tc>
        <w:tc>
          <w:tcPr>
            <w:tcW w:w="1400" w:type="dxa"/>
            <w:tcBorders>
              <w:top w:val="nil"/>
              <w:left w:val="nil"/>
              <w:bottom w:val="nil"/>
              <w:right w:val="nil"/>
            </w:tcBorders>
            <w:vAlign w:val="center"/>
          </w:tcPr>
          <w:p w14:paraId="5A0000E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78.5 – 95.0</w:t>
            </w:r>
          </w:p>
        </w:tc>
        <w:tc>
          <w:tcPr>
            <w:tcW w:w="1300" w:type="dxa"/>
            <w:tcBorders>
              <w:top w:val="nil"/>
              <w:left w:val="nil"/>
              <w:bottom w:val="nil"/>
              <w:right w:val="nil"/>
            </w:tcBorders>
            <w:vAlign w:val="center"/>
          </w:tcPr>
          <w:p w14:paraId="5A0000E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88.5 %</w:t>
            </w:r>
          </w:p>
        </w:tc>
        <w:tc>
          <w:tcPr>
            <w:tcW w:w="1400" w:type="dxa"/>
            <w:tcBorders>
              <w:top w:val="nil"/>
              <w:left w:val="nil"/>
              <w:bottom w:val="nil"/>
              <w:right w:val="nil"/>
            </w:tcBorders>
            <w:vAlign w:val="center"/>
          </w:tcPr>
          <w:p w14:paraId="5A0000E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78.2 – 94.3</w:t>
            </w:r>
          </w:p>
        </w:tc>
      </w:tr>
      <w:tr>
        <w:trPr>
          <w:cantSplit/>
          <w:jc w:val="center"/>
        </w:trPr>
        <w:tc>
          <w:tcPr>
            <w:tcW w:w="3000" w:type="dxa"/>
            <w:tcBorders>
              <w:top w:val="nil"/>
              <w:left w:val="nil"/>
              <w:bottom w:val="nil"/>
              <w:right w:val="nil"/>
            </w:tcBorders>
            <w:vAlign w:val="center"/>
          </w:tcPr>
          <w:p w14:paraId="5A0000E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Valor predictivo positivo</w:t>
            </w:r>
          </w:p>
        </w:tc>
        <w:tc>
          <w:tcPr>
            <w:tcW w:w="1300" w:type="dxa"/>
            <w:tcBorders>
              <w:top w:val="nil"/>
              <w:left w:val="nil"/>
              <w:bottom w:val="nil"/>
              <w:right w:val="nil"/>
            </w:tcBorders>
            <w:vAlign w:val="center"/>
          </w:tcPr>
          <w:p w14:paraId="5A0000E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96.5 %</w:t>
            </w:r>
          </w:p>
        </w:tc>
        <w:tc>
          <w:tcPr>
            <w:tcW w:w="1400" w:type="dxa"/>
            <w:tcBorders>
              <w:top w:val="nil"/>
              <w:left w:val="nil"/>
              <w:bottom w:val="nil"/>
              <w:right w:val="nil"/>
            </w:tcBorders>
            <w:vAlign w:val="center"/>
          </w:tcPr>
          <w:p w14:paraId="5A0000E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92.6 – 98.4</w:t>
            </w:r>
          </w:p>
        </w:tc>
        <w:tc>
          <w:tcPr>
            <w:tcW w:w="1300" w:type="dxa"/>
            <w:tcBorders>
              <w:top w:val="nil"/>
              <w:left w:val="nil"/>
              <w:bottom w:val="nil"/>
              <w:right w:val="nil"/>
            </w:tcBorders>
            <w:vAlign w:val="center"/>
          </w:tcPr>
          <w:p w14:paraId="5A0000E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97.5 %</w:t>
            </w:r>
          </w:p>
        </w:tc>
        <w:tc>
          <w:tcPr>
            <w:tcW w:w="1400" w:type="dxa"/>
            <w:tcBorders>
              <w:top w:val="nil"/>
              <w:left w:val="nil"/>
              <w:bottom w:val="nil"/>
              <w:right w:val="nil"/>
            </w:tcBorders>
            <w:vAlign w:val="center"/>
          </w:tcPr>
          <w:p w14:paraId="5A0000E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95.0 – 98.8</w:t>
            </w:r>
          </w:p>
        </w:tc>
      </w:tr>
      <w:tr>
        <w:trPr>
          <w:cantSplit/>
          <w:jc w:val="center"/>
        </w:trPr>
        <w:tc>
          <w:tcPr>
            <w:tcW w:w="3000" w:type="dxa"/>
            <w:tcBorders>
              <w:top w:val="nil"/>
              <w:left w:val="nil"/>
              <w:bottom w:val="nil"/>
              <w:right w:val="nil"/>
            </w:tcBorders>
            <w:vAlign w:val="center"/>
          </w:tcPr>
          <w:p w14:paraId="5A0000F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Exactitud (accuracy)</w:t>
            </w:r>
          </w:p>
        </w:tc>
        <w:tc>
          <w:tcPr>
            <w:tcW w:w="1300" w:type="dxa"/>
            <w:tcBorders>
              <w:top w:val="nil"/>
              <w:left w:val="nil"/>
              <w:bottom w:val="nil"/>
              <w:right w:val="nil"/>
            </w:tcBorders>
            <w:vAlign w:val="center"/>
          </w:tcPr>
          <w:p w14:paraId="5A0000F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91.6 %</w:t>
            </w:r>
          </w:p>
        </w:tc>
        <w:tc>
          <w:tcPr>
            <w:tcW w:w="1400" w:type="dxa"/>
            <w:tcBorders>
              <w:top w:val="nil"/>
              <w:left w:val="nil"/>
              <w:bottom w:val="nil"/>
              <w:right w:val="nil"/>
            </w:tcBorders>
            <w:vAlign w:val="center"/>
          </w:tcPr>
          <w:p w14:paraId="5A0000F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87.3 – 94.5</w:t>
            </w:r>
          </w:p>
        </w:tc>
        <w:tc>
          <w:tcPr>
            <w:tcW w:w="1300" w:type="dxa"/>
            <w:tcBorders>
              <w:top w:val="nil"/>
              <w:left w:val="nil"/>
              <w:bottom w:val="nil"/>
              <w:right w:val="nil"/>
            </w:tcBorders>
            <w:vAlign w:val="center"/>
          </w:tcPr>
          <w:p w14:paraId="5A0000F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86.6 %</w:t>
            </w:r>
          </w:p>
        </w:tc>
        <w:tc>
          <w:tcPr>
            <w:tcW w:w="1400" w:type="dxa"/>
            <w:tcBorders>
              <w:top w:val="nil"/>
              <w:left w:val="nil"/>
              <w:bottom w:val="nil"/>
              <w:right w:val="nil"/>
            </w:tcBorders>
            <w:vAlign w:val="center"/>
          </w:tcPr>
          <w:p w14:paraId="5A0000F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82.8 – 89.7</w:t>
            </w:r>
          </w:p>
        </w:tc>
      </w:tr>
      <w:tr>
        <w:trPr>
          <w:cantSplit/>
          <w:jc w:val="center"/>
        </w:trPr>
        <w:tc>
          <w:tcPr>
            <w:tcW w:w="3000" w:type="dxa"/>
            <w:tcBorders>
              <w:top w:val="nil"/>
              <w:left w:val="nil"/>
              <w:bottom w:val="single" w:sz="4" w:space="0" w:color="auto"/>
              <w:right w:val="nil"/>
            </w:tcBorders>
            <w:vAlign w:val="center"/>
          </w:tcPr>
          <w:p w14:paraId="5A0000F5"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Kappa de Cohen (κ)</w:t>
            </w:r>
          </w:p>
        </w:tc>
        <w:tc>
          <w:tcPr>
            <w:tcW w:w="1300" w:type="dxa"/>
            <w:tcBorders>
              <w:top w:val="nil"/>
              <w:left w:val="nil"/>
              <w:bottom w:val="single" w:sz="4" w:space="0" w:color="auto"/>
              <w:right w:val="nil"/>
            </w:tcBorders>
            <w:vAlign w:val="center"/>
          </w:tcPr>
          <w:p w14:paraId="5A0000F6"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0.777</w:t>
            </w:r>
          </w:p>
        </w:tc>
        <w:tc>
          <w:tcPr>
            <w:tcW w:w="1400" w:type="dxa"/>
            <w:tcBorders>
              <w:top w:val="nil"/>
              <w:left w:val="nil"/>
              <w:bottom w:val="single" w:sz="4" w:space="0" w:color="auto"/>
              <w:right w:val="nil"/>
            </w:tcBorders>
            <w:vAlign w:val="center"/>
          </w:tcPr>
          <w:p w14:paraId="5A0000F7" w14:textId="77777777">
            <w:pPr>
              <w:widowControl/>
              <w:autoSpaceDE/>
              <w:autoSpaceDN/>
              <w:spacing w:before="40" w:after="40" w:line="240" w:lineRule="auto"/>
              <w:ind w:firstLine="0"/>
              <w:jc w:val="center"/>
              <w:rPr>
                <w:rFonts w:cs="Times New Roman"/>
                <w:sz w:val="20"/>
                <w:szCs w:val="20"/>
              </w:rPr>
            </w:pPr>
          </w:p>
        </w:tc>
        <w:tc>
          <w:tcPr>
            <w:tcW w:w="1300" w:type="dxa"/>
            <w:tcBorders>
              <w:top w:val="nil"/>
              <w:left w:val="nil"/>
              <w:bottom w:val="single" w:sz="4" w:space="0" w:color="auto"/>
              <w:right w:val="nil"/>
            </w:tcBorders>
            <w:vAlign w:val="center"/>
          </w:tcPr>
          <w:p w14:paraId="5A0000F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0.600</w:t>
            </w:r>
          </w:p>
        </w:tc>
        <w:tc>
          <w:tcPr>
            <w:tcW w:w="1400" w:type="dxa"/>
            <w:tcBorders>
              <w:top w:val="nil"/>
              <w:left w:val="nil"/>
              <w:bottom w:val="single" w:sz="4" w:space="0" w:color="auto"/>
              <w:right w:val="nil"/>
            </w:tcBorders>
            <w:vAlign w:val="center"/>
          </w:tcPr>
          <w:p w14:paraId="5A0000F9" w14:textId="77777777">
            <w:pPr>
              <w:widowControl/>
              <w:autoSpaceDE/>
              <w:autoSpaceDN/>
              <w:spacing w:before="40" w:after="40" w:line="240" w:lineRule="auto"/>
              <w:ind w:firstLine="0"/>
              <w:jc w:val="center"/>
              <w:rPr>
                <w:rFonts w:cs="Times New Roman"/>
                <w:sz w:val="20"/>
                <w:szCs w:val="20"/>
              </w:rPr>
            </w:pPr>
          </w:p>
        </w:tc>
      </w:tr>
    </w:tbl>
    <w:p w14:paraId="5A0000FA"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Intervalos de confianza calculados con el método de Wilson. Umbral de confianza = 0.35.</w:t>
      </w:r>
    </w:p>
    <w:p w14:paraId="5A0000FB" w14:textId="77777777">
      <w:pPr>
        <w:pStyle w:val="APA7"/>
      </w:pPr>
      <w:r>
        <w:t xml:space="preserve">Los resultados de la Tabla 8 evidenciaron que el sistema identificó correctamente el 92.3 % de las hojas afectadas y el 86.2 % de los frutos afectados, con una especificidad de 89.3 % y 88.5 %, respectivamente. La exactitud diagnóstica fue de 91.6 % para hojas y 86.6 % para frutos. Asimismo, el valor predictivo positivo superó el 96 % en ambos casos, lo que significó que casi la totalidad de las alertas emitidas correspondieron a una afección real. El coeficiente kappa de Cohen indicó un acuerdo sustancial para hojas (κ = 0.777) y moderado para frutos (κ = 0.600) entre el diagnóstico del sistema y el etiquetado de referencia.</w:t>
      </w:r>
    </w:p>
    <w:p w14:paraId="5A0000FC" w14:textId="77777777">
      <w:pPr>
        <w:pStyle w:val="APA7"/>
        <w:rPr>
          <w:b/>
          <w:bCs/>
        </w:rPr>
      </w:pPr>
      <w:r>
        <w:rPr>
          <w:b/>
          <w:bCs/>
        </w:rPr>
        <w:t xml:space="preserve">Verificación con imágenes procesadas en el sistema desplegado</w:t>
      </w:r>
    </w:p>
    <w:p w14:paraId="5A0000FD" w14:textId="77777777">
      <w:pPr>
        <w:pStyle w:val="APA7"/>
      </w:pPr>
      <w:r>
        <w:t xml:space="preserve">De manera complementaria, se revisaron las 18 inspecciones registradas en el historial de la aplicación desplegada y exportadas en el reporte PDF del 19 de octubre de 2026. Se excluyeron seis registros (33.3 %) en los que el órgano seleccionado no correspondió a la imagen capturada: cinco imágenes de frutos registradas como hoja (inspecciones 10, 12, 13, 14 y 16) y una imagen de hoja registrada como fruto (inspección 7). Las 12 inspecciones válidas se presentan en la Tabla 9.</w:t>
      </w:r>
    </w:p>
    <w:p w14:paraId="5A0000FE" w14:textId="77777777">
      <w:pPr>
        <w:pStyle w:val="TABLA0"/>
        <w:keepNext/>
        <w:keepLines/>
      </w:pPr>
      <w:r>
        <w:t xml:space="preserve">Tabla </w:t>
        <w:fldChar w:fldCharType="begin"/>
        <w:instrText xml:space="preserve"> SEQ Tabla \* ARABIC </w:instrText>
        <w:fldChar w:fldCharType="separate"/>
      </w:r>
      <w:r>
        <w:rPr>
          <w:noProof/>
        </w:rPr>
        <w:t>9</w:t>
      </w:r>
      <w:r>
        <w:fldChar w:fldCharType="end"/>
        <w:br/>
      </w:r>
      <w:r>
        <w:rPr>
          <w:b w:val="0"/>
          <w:bCs w:val="0"/>
          <w:i/>
          <w:iCs/>
        </w:rPr>
        <w:t xml:space="preserve">Inspecciones válidas registradas en el sistema desplegado</w:t>
      </w:r>
    </w:p>
    <w:tbl>
      <w:tblPr>
        <w:tblStyle w:val="Tablaconcuadrcula"/>
        <w:tblW w:w="0" w:type="auto"/>
        <w:jc w:val="center"/>
        <w:tblLook w:val="04A0" w:firstRow="1" w:lastRow="0" w:firstColumn="1" w:lastColumn="0" w:noHBand="0" w:noVBand="1"/>
      </w:tblPr>
      <w:tblGrid>
        <w:gridCol w:w="700"/>
        <w:gridCol w:w="1100"/>
        <w:gridCol w:w="4800"/>
        <w:gridCol w:w="1300"/>
      </w:tblGrid>
      <w:tr>
        <w:trPr>
          <w:tblHeader/>
          <w:jc w:val="center"/>
        </w:trPr>
        <w:tc>
          <w:tcPr>
            <w:tcW w:w="700" w:type="dxa"/>
            <w:tcBorders>
              <w:top w:val="single" w:sz="4" w:space="0" w:color="auto"/>
              <w:left w:val="nil"/>
              <w:bottom w:val="single" w:sz="4" w:space="0" w:color="auto"/>
              <w:right w:val="nil"/>
            </w:tcBorders>
            <w:vAlign w:val="center"/>
          </w:tcPr>
          <w:p w14:paraId="5A0000F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w:t>
            </w:r>
          </w:p>
        </w:tc>
        <w:tc>
          <w:tcPr>
            <w:tcW w:w="1100" w:type="dxa"/>
            <w:tcBorders>
              <w:top w:val="single" w:sz="4" w:space="0" w:color="auto"/>
              <w:left w:val="nil"/>
              <w:bottom w:val="single" w:sz="4" w:space="0" w:color="auto"/>
              <w:right w:val="nil"/>
            </w:tcBorders>
            <w:vAlign w:val="center"/>
          </w:tcPr>
          <w:p w14:paraId="5A00010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Órgano</w:t>
            </w:r>
          </w:p>
        </w:tc>
        <w:tc>
          <w:tcPr>
            <w:tcW w:w="4800" w:type="dxa"/>
            <w:tcBorders>
              <w:top w:val="single" w:sz="4" w:space="0" w:color="auto"/>
              <w:left w:val="nil"/>
              <w:bottom w:val="single" w:sz="4" w:space="0" w:color="auto"/>
              <w:right w:val="nil"/>
            </w:tcBorders>
            <w:vAlign w:val="center"/>
          </w:tcPr>
          <w:p w14:paraId="5A00010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Detecciones (confianza)</w:t>
            </w:r>
          </w:p>
        </w:tc>
        <w:tc>
          <w:tcPr>
            <w:tcW w:w="1300" w:type="dxa"/>
            <w:tcBorders>
              <w:top w:val="single" w:sz="4" w:space="0" w:color="auto"/>
              <w:left w:val="nil"/>
              <w:bottom w:val="single" w:sz="4" w:space="0" w:color="auto"/>
              <w:right w:val="nil"/>
            </w:tcBorders>
            <w:vAlign w:val="center"/>
          </w:tcPr>
          <w:p w14:paraId="5A00010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Veredicto</w:t>
            </w:r>
          </w:p>
        </w:tc>
      </w:tr>
      <w:tr>
        <w:trPr>
          <w:cantSplit/>
          <w:jc w:val="center"/>
        </w:trPr>
        <w:tc>
          <w:tcPr>
            <w:tcW w:w="700" w:type="dxa"/>
            <w:tcBorders>
              <w:top w:val="nil"/>
              <w:left w:val="nil"/>
              <w:bottom w:val="nil"/>
              <w:right w:val="nil"/>
            </w:tcBorders>
            <w:vAlign w:val="center"/>
          </w:tcPr>
          <w:p w14:paraId="5A00010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w:t>
            </w:r>
          </w:p>
        </w:tc>
        <w:tc>
          <w:tcPr>
            <w:tcW w:w="1100" w:type="dxa"/>
            <w:tcBorders>
              <w:top w:val="nil"/>
              <w:left w:val="nil"/>
              <w:bottom w:val="nil"/>
              <w:right w:val="nil"/>
            </w:tcBorders>
            <w:vAlign w:val="center"/>
          </w:tcPr>
          <w:p w14:paraId="5A00010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(54.4 %)</w:t>
            </w:r>
          </w:p>
        </w:tc>
        <w:tc>
          <w:tcPr>
            <w:tcW w:w="1300" w:type="dxa"/>
            <w:tcBorders>
              <w:top w:val="nil"/>
              <w:left w:val="nil"/>
              <w:bottom w:val="nil"/>
              <w:right w:val="nil"/>
            </w:tcBorders>
            <w:vAlign w:val="center"/>
          </w:tcPr>
          <w:p w14:paraId="5A00010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w:t>
            </w:r>
          </w:p>
        </w:tc>
        <w:tc>
          <w:tcPr>
            <w:tcW w:w="1100" w:type="dxa"/>
            <w:tcBorders>
              <w:top w:val="nil"/>
              <w:left w:val="nil"/>
              <w:bottom w:val="nil"/>
              <w:right w:val="nil"/>
            </w:tcBorders>
            <w:vAlign w:val="center"/>
          </w:tcPr>
          <w:p w14:paraId="5A00010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(82.7 %); roña (51.8 %)</w:t>
            </w:r>
          </w:p>
        </w:tc>
        <w:tc>
          <w:tcPr>
            <w:tcW w:w="1300" w:type="dxa"/>
            <w:tcBorders>
              <w:top w:val="nil"/>
              <w:left w:val="nil"/>
              <w:bottom w:val="nil"/>
              <w:right w:val="nil"/>
            </w:tcBorders>
            <w:vAlign w:val="center"/>
          </w:tcPr>
          <w:p w14:paraId="5A00010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0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w:t>
            </w:r>
          </w:p>
        </w:tc>
        <w:tc>
          <w:tcPr>
            <w:tcW w:w="1100" w:type="dxa"/>
            <w:tcBorders>
              <w:top w:val="nil"/>
              <w:left w:val="nil"/>
              <w:bottom w:val="nil"/>
              <w:right w:val="nil"/>
            </w:tcBorders>
            <w:vAlign w:val="center"/>
          </w:tcPr>
          <w:p w14:paraId="5A00010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(36.3 %)</w:t>
            </w:r>
          </w:p>
        </w:tc>
        <w:tc>
          <w:tcPr>
            <w:tcW w:w="1300" w:type="dxa"/>
            <w:tcBorders>
              <w:top w:val="nil"/>
              <w:left w:val="nil"/>
              <w:bottom w:val="nil"/>
              <w:right w:val="nil"/>
            </w:tcBorders>
            <w:vAlign w:val="center"/>
          </w:tcPr>
          <w:p w14:paraId="5A00010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0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w:t>
            </w:r>
          </w:p>
        </w:tc>
        <w:tc>
          <w:tcPr>
            <w:tcW w:w="1100" w:type="dxa"/>
            <w:tcBorders>
              <w:top w:val="nil"/>
              <w:left w:val="nil"/>
              <w:bottom w:val="nil"/>
              <w:right w:val="nil"/>
            </w:tcBorders>
            <w:vAlign w:val="center"/>
          </w:tcPr>
          <w:p w14:paraId="5A00011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 (90.1 %)</w:t>
            </w:r>
          </w:p>
        </w:tc>
        <w:tc>
          <w:tcPr>
            <w:tcW w:w="1300" w:type="dxa"/>
            <w:tcBorders>
              <w:top w:val="nil"/>
              <w:left w:val="nil"/>
              <w:bottom w:val="nil"/>
              <w:right w:val="nil"/>
            </w:tcBorders>
            <w:vAlign w:val="center"/>
          </w:tcPr>
          <w:p w14:paraId="5A00011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w:t>
            </w:r>
          </w:p>
        </w:tc>
        <w:tc>
          <w:tcPr>
            <w:tcW w:w="1100" w:type="dxa"/>
            <w:tcBorders>
              <w:top w:val="nil"/>
              <w:left w:val="nil"/>
              <w:bottom w:val="nil"/>
              <w:right w:val="nil"/>
            </w:tcBorders>
            <w:vAlign w:val="center"/>
          </w:tcPr>
          <w:p w14:paraId="5A00011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(62.6 %)</w:t>
            </w:r>
          </w:p>
        </w:tc>
        <w:tc>
          <w:tcPr>
            <w:tcW w:w="1300" w:type="dxa"/>
            <w:tcBorders>
              <w:top w:val="nil"/>
              <w:left w:val="nil"/>
              <w:bottom w:val="nil"/>
              <w:right w:val="nil"/>
            </w:tcBorders>
            <w:vAlign w:val="center"/>
          </w:tcPr>
          <w:p w14:paraId="5A00011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w:t>
            </w:r>
          </w:p>
        </w:tc>
        <w:tc>
          <w:tcPr>
            <w:tcW w:w="1100" w:type="dxa"/>
            <w:tcBorders>
              <w:top w:val="nil"/>
              <w:left w:val="nil"/>
              <w:bottom w:val="nil"/>
              <w:right w:val="nil"/>
            </w:tcBorders>
            <w:vAlign w:val="center"/>
          </w:tcPr>
          <w:p w14:paraId="5A00011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(74.6 % y 60.3 %)</w:t>
            </w:r>
          </w:p>
        </w:tc>
        <w:tc>
          <w:tcPr>
            <w:tcW w:w="1300" w:type="dxa"/>
            <w:tcBorders>
              <w:top w:val="nil"/>
              <w:left w:val="nil"/>
              <w:bottom w:val="nil"/>
              <w:right w:val="nil"/>
            </w:tcBorders>
            <w:vAlign w:val="center"/>
          </w:tcPr>
          <w:p w14:paraId="5A00011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w:t>
            </w:r>
          </w:p>
        </w:tc>
        <w:tc>
          <w:tcPr>
            <w:tcW w:w="1100" w:type="dxa"/>
            <w:tcBorders>
              <w:top w:val="nil"/>
              <w:left w:val="nil"/>
              <w:bottom w:val="nil"/>
              <w:right w:val="nil"/>
            </w:tcBorders>
            <w:vAlign w:val="center"/>
          </w:tcPr>
          <w:p w14:paraId="5A00011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 (96.9 %)</w:t>
            </w:r>
          </w:p>
        </w:tc>
        <w:tc>
          <w:tcPr>
            <w:tcW w:w="1300" w:type="dxa"/>
            <w:tcBorders>
              <w:top w:val="nil"/>
              <w:left w:val="nil"/>
              <w:bottom w:val="nil"/>
              <w:right w:val="nil"/>
            </w:tcBorders>
            <w:vAlign w:val="center"/>
          </w:tcPr>
          <w:p w14:paraId="5A00011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w:t>
            </w:r>
          </w:p>
        </w:tc>
        <w:tc>
          <w:tcPr>
            <w:tcW w:w="1100" w:type="dxa"/>
            <w:tcBorders>
              <w:top w:val="nil"/>
              <w:left w:val="nil"/>
              <w:bottom w:val="nil"/>
              <w:right w:val="nil"/>
            </w:tcBorders>
            <w:vAlign w:val="center"/>
          </w:tcPr>
          <w:p w14:paraId="5A00012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(81.3 %)</w:t>
            </w:r>
          </w:p>
        </w:tc>
        <w:tc>
          <w:tcPr>
            <w:tcW w:w="1300" w:type="dxa"/>
            <w:tcBorders>
              <w:top w:val="nil"/>
              <w:left w:val="nil"/>
              <w:bottom w:val="nil"/>
              <w:right w:val="nil"/>
            </w:tcBorders>
            <w:vAlign w:val="center"/>
          </w:tcPr>
          <w:p w14:paraId="5A00012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11</w:t>
            </w:r>
          </w:p>
        </w:tc>
        <w:tc>
          <w:tcPr>
            <w:tcW w:w="1100" w:type="dxa"/>
            <w:tcBorders>
              <w:top w:val="nil"/>
              <w:left w:val="nil"/>
              <w:bottom w:val="nil"/>
              <w:right w:val="nil"/>
            </w:tcBorders>
            <w:vAlign w:val="center"/>
          </w:tcPr>
          <w:p w14:paraId="5A00012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(93.6 %); roña (80.1 %)</w:t>
            </w:r>
          </w:p>
        </w:tc>
        <w:tc>
          <w:tcPr>
            <w:tcW w:w="1300" w:type="dxa"/>
            <w:tcBorders>
              <w:top w:val="nil"/>
              <w:left w:val="nil"/>
              <w:bottom w:val="nil"/>
              <w:right w:val="nil"/>
            </w:tcBorders>
            <w:vAlign w:val="center"/>
          </w:tcPr>
          <w:p w14:paraId="5A00012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15</w:t>
            </w:r>
          </w:p>
        </w:tc>
        <w:tc>
          <w:tcPr>
            <w:tcW w:w="1100" w:type="dxa"/>
            <w:tcBorders>
              <w:top w:val="nil"/>
              <w:left w:val="nil"/>
              <w:bottom w:val="nil"/>
              <w:right w:val="nil"/>
            </w:tcBorders>
            <w:vAlign w:val="center"/>
          </w:tcPr>
          <w:p w14:paraId="5A00012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nil"/>
              <w:right w:val="nil"/>
            </w:tcBorders>
            <w:vAlign w:val="center"/>
          </w:tcPr>
          <w:p w14:paraId="5A00012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 (71.2 %)</w:t>
            </w:r>
          </w:p>
        </w:tc>
        <w:tc>
          <w:tcPr>
            <w:tcW w:w="1300" w:type="dxa"/>
            <w:tcBorders>
              <w:top w:val="nil"/>
              <w:left w:val="nil"/>
              <w:bottom w:val="nil"/>
              <w:right w:val="nil"/>
            </w:tcBorders>
            <w:vAlign w:val="center"/>
          </w:tcPr>
          <w:p w14:paraId="5A00012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Sano</w:t>
            </w:r>
          </w:p>
        </w:tc>
      </w:tr>
      <w:tr>
        <w:trPr>
          <w:cantSplit/>
          <w:jc w:val="center"/>
        </w:trPr>
        <w:tc>
          <w:tcPr>
            <w:tcW w:w="700" w:type="dxa"/>
            <w:tcBorders>
              <w:top w:val="nil"/>
              <w:left w:val="nil"/>
              <w:bottom w:val="nil"/>
              <w:right w:val="nil"/>
            </w:tcBorders>
            <w:vAlign w:val="center"/>
          </w:tcPr>
          <w:p w14:paraId="5A00012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w:t>
            </w:r>
          </w:p>
        </w:tc>
        <w:tc>
          <w:tcPr>
            <w:tcW w:w="1100" w:type="dxa"/>
            <w:tcBorders>
              <w:top w:val="nil"/>
              <w:left w:val="nil"/>
              <w:bottom w:val="nil"/>
              <w:right w:val="nil"/>
            </w:tcBorders>
            <w:vAlign w:val="center"/>
          </w:tcPr>
          <w:p w14:paraId="5A00012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nil"/>
              <w:right w:val="nil"/>
            </w:tcBorders>
            <w:vAlign w:val="center"/>
          </w:tcPr>
          <w:p w14:paraId="5A00012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 (60.6 %)</w:t>
            </w:r>
          </w:p>
        </w:tc>
        <w:tc>
          <w:tcPr>
            <w:tcW w:w="1300" w:type="dxa"/>
            <w:tcBorders>
              <w:top w:val="nil"/>
              <w:left w:val="nil"/>
              <w:bottom w:val="nil"/>
              <w:right w:val="nil"/>
            </w:tcBorders>
            <w:vAlign w:val="center"/>
          </w:tcPr>
          <w:p w14:paraId="5A00012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single" w:sz="4" w:space="0" w:color="auto"/>
              <w:right w:val="nil"/>
            </w:tcBorders>
            <w:vAlign w:val="center"/>
          </w:tcPr>
          <w:p w14:paraId="5A00012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18</w:t>
            </w:r>
          </w:p>
        </w:tc>
        <w:tc>
          <w:tcPr>
            <w:tcW w:w="1100" w:type="dxa"/>
            <w:tcBorders>
              <w:top w:val="nil"/>
              <w:left w:val="nil"/>
              <w:bottom w:val="single" w:sz="4" w:space="0" w:color="auto"/>
              <w:right w:val="nil"/>
            </w:tcBorders>
            <w:vAlign w:val="center"/>
          </w:tcPr>
          <w:p w14:paraId="5A000130"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single" w:sz="4" w:space="0" w:color="auto"/>
              <w:right w:val="nil"/>
            </w:tcBorders>
            <w:vAlign w:val="center"/>
          </w:tcPr>
          <w:p w14:paraId="5A000131"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 (93.7 % y 79.5 %)</w:t>
            </w:r>
          </w:p>
        </w:tc>
        <w:tc>
          <w:tcPr>
            <w:tcW w:w="1300" w:type="dxa"/>
            <w:tcBorders>
              <w:top w:val="nil"/>
              <w:left w:val="nil"/>
              <w:bottom w:val="single" w:sz="4" w:space="0" w:color="auto"/>
              <w:right w:val="nil"/>
            </w:tcBorders>
            <w:vAlign w:val="center"/>
          </w:tcPr>
          <w:p w14:paraId="5A00013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Sano</w:t>
            </w:r>
          </w:p>
        </w:tc>
      </w:tr>
    </w:tbl>
    <w:p w14:paraId="5A00013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del reporte de inspección fitosanitaria exportado por el sistema. Las inspecciones se registraron el 7 de octubre de 2026, antes de la actualización del modelo de frutos del 19 de octubre de 2026.</w:t>
      </w:r>
    </w:p>
    <w:p w14:paraId="5A000134" w14:textId="77777777">
      <w:pPr>
        <w:pStyle w:val="APA7"/>
      </w:pPr>
      <w:r>
        <w:t xml:space="preserve">En las 12 inspecciones válidas el sistema emitió 16 detecciones, con una confianza media de 73.1 % (mínimo 36.3 % y máximo 96.9 %). Nueve frutos generaron una alerta fitosanitaria, con predominio de la antracnosis (siete casos), y de las tres hojas evaluadas dos se clasificaron como sanas y una con daño por plagas. La proporción de registros con el órgano mal seleccionado evidenció que el paso de selección manual del órgano constituyó la principal fuente de error operativo del sistema. </w:t>
      </w:r>
      <w:r>
        <w:rPr>
          <w:highlight w:val="yellow"/>
        </w:rPr>
        <w:t xml:space="preserve">La concordancia de estos diagnósticos con el criterio del especialista agrónomo queda pendiente de registro.</w:t>
      </w:r>
    </w:p>
    <w:p w14:paraId="5A000135" w14:textId="77777777">
      <w:pPr>
        <w:pStyle w:val="APA7"/>
        <w:rPr>
          <w:b/>
          <w:bCs/>
        </w:rPr>
      </w:pPr>
      <w:r>
        <w:rPr>
          <w:b/>
          <w:bCs/>
        </w:rPr>
        <w:t xml:space="preserve">Resultados del objetivo específico 2: tiempo de inspección</w:t>
      </w:r>
    </w:p>
    <w:p w14:paraId="5A000136" w14:textId="77777777">
      <w:pPr>
        <w:pStyle w:val="APA7"/>
      </w:pPr>
      <w:r>
        <w:t xml:space="preserve">El tiempo de procesamiento constituyó el componente del tiempo de inspección atribuible directamente al sistema. Se midió el tiempo total de inferencia por imagen (lectura, preprocesamiento, inferencia y posprocesamiento) sobre el conjunto de prueba, excluyendo las tres primeras imágenes de calentamiento. Los resultados se muestran en la Tabla 10.</w:t>
      </w:r>
    </w:p>
    <w:p w14:paraId="5A000137" w14:textId="77777777">
      <w:pPr>
        <w:pStyle w:val="TABLA0"/>
        <w:keepNext/>
        <w:keepLines/>
      </w:pPr>
      <w:r>
        <w:t xml:space="preserve">Tabla </w:t>
        <w:fldChar w:fldCharType="begin"/>
        <w:instrText xml:space="preserve"> SEQ Tabla \* ARABIC </w:instrText>
        <w:fldChar w:fldCharType="separate"/>
      </w:r>
      <w:r>
        <w:rPr>
          <w:noProof/>
        </w:rPr>
        <w:t>10</w:t>
      </w:r>
      <w:r>
        <w:fldChar w:fldCharType="end"/>
        <w:br/>
      </w:r>
      <w:r>
        <w:rPr>
          <w:b w:val="0"/>
          <w:bCs w:val="0"/>
          <w:i/>
          <w:iCs/>
        </w:rPr>
        <w:t xml:space="preserve">Tiempo de procesamiento por imagen del sistema</w:t>
      </w:r>
    </w:p>
    <w:tbl>
      <w:tblPr>
        <w:tblStyle w:val="Tablaconcuadrcula"/>
        <w:tblW w:w="0" w:type="auto"/>
        <w:jc w:val="center"/>
        <w:tblLook w:val="04A0" w:firstRow="1" w:lastRow="0" w:firstColumn="1" w:lastColumn="0" w:noHBand="0" w:noVBand="1"/>
      </w:tblPr>
      <w:tblGrid>
        <w:gridCol w:w="1100"/>
        <w:gridCol w:w="700"/>
        <w:gridCol w:w="1200"/>
        <w:gridCol w:w="1000"/>
        <w:gridCol w:w="1300"/>
        <w:gridCol w:w="1500"/>
        <w:gridCol w:w="1500"/>
      </w:tblGrid>
      <w:tr>
        <w:trPr>
          <w:tblHeader/>
          <w:jc w:val="center"/>
        </w:trPr>
        <w:tc>
          <w:tcPr>
            <w:tcW w:w="1100" w:type="dxa"/>
            <w:tcBorders>
              <w:top w:val="single" w:sz="4" w:space="0" w:color="auto"/>
              <w:left w:val="nil"/>
              <w:bottom w:val="single" w:sz="4" w:space="0" w:color="auto"/>
              <w:right w:val="nil"/>
            </w:tcBorders>
            <w:vAlign w:val="center"/>
          </w:tcPr>
          <w:p w14:paraId="5A00013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700" w:type="dxa"/>
            <w:tcBorders>
              <w:top w:val="single" w:sz="4" w:space="0" w:color="auto"/>
              <w:left w:val="nil"/>
              <w:bottom w:val="single" w:sz="4" w:space="0" w:color="auto"/>
              <w:right w:val="nil"/>
            </w:tcBorders>
            <w:vAlign w:val="center"/>
          </w:tcPr>
          <w:p w14:paraId="5A00013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w:t>
            </w:r>
          </w:p>
        </w:tc>
        <w:tc>
          <w:tcPr>
            <w:tcW w:w="1200" w:type="dxa"/>
            <w:tcBorders>
              <w:top w:val="single" w:sz="4" w:space="0" w:color="auto"/>
              <w:left w:val="nil"/>
              <w:bottom w:val="single" w:sz="4" w:space="0" w:color="auto"/>
              <w:right w:val="nil"/>
            </w:tcBorders>
            <w:vAlign w:val="center"/>
          </w:tcPr>
          <w:p w14:paraId="5A00013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Media (ms)</w:t>
            </w:r>
          </w:p>
        </w:tc>
        <w:tc>
          <w:tcPr>
            <w:tcW w:w="1000" w:type="dxa"/>
            <w:tcBorders>
              <w:top w:val="single" w:sz="4" w:space="0" w:color="auto"/>
              <w:left w:val="nil"/>
              <w:bottom w:val="single" w:sz="4" w:space="0" w:color="auto"/>
              <w:right w:val="nil"/>
            </w:tcBorders>
            <w:vAlign w:val="center"/>
          </w:tcPr>
          <w:p w14:paraId="5A00013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 (ms)</w:t>
            </w:r>
          </w:p>
        </w:tc>
        <w:tc>
          <w:tcPr>
            <w:tcW w:w="1300" w:type="dxa"/>
            <w:tcBorders>
              <w:top w:val="single" w:sz="4" w:space="0" w:color="auto"/>
              <w:left w:val="nil"/>
              <w:bottom w:val="single" w:sz="4" w:space="0" w:color="auto"/>
              <w:right w:val="nil"/>
            </w:tcBorders>
            <w:vAlign w:val="center"/>
          </w:tcPr>
          <w:p w14:paraId="5A00013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Mediana (ms)</w:t>
            </w:r>
          </w:p>
        </w:tc>
        <w:tc>
          <w:tcPr>
            <w:tcW w:w="1500" w:type="dxa"/>
            <w:tcBorders>
              <w:top w:val="single" w:sz="4" w:space="0" w:color="auto"/>
              <w:left w:val="nil"/>
              <w:bottom w:val="single" w:sz="4" w:space="0" w:color="auto"/>
              <w:right w:val="nil"/>
            </w:tcBorders>
            <w:vAlign w:val="center"/>
          </w:tcPr>
          <w:p w14:paraId="5A00013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Percentil 95 (ms)</w:t>
            </w:r>
          </w:p>
        </w:tc>
        <w:tc>
          <w:tcPr>
            <w:tcW w:w="1500" w:type="dxa"/>
            <w:tcBorders>
              <w:top w:val="single" w:sz="4" w:space="0" w:color="auto"/>
              <w:left w:val="nil"/>
              <w:bottom w:val="single" w:sz="4" w:space="0" w:color="auto"/>
              <w:right w:val="nil"/>
            </w:tcBorders>
            <w:vAlign w:val="center"/>
          </w:tcPr>
          <w:p w14:paraId="5A00013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Imágenes por minuto</w:t>
            </w:r>
          </w:p>
        </w:tc>
      </w:tr>
      <w:tr>
        <w:trPr>
          <w:cantSplit/>
          <w:jc w:val="center"/>
        </w:trPr>
        <w:tc>
          <w:tcPr>
            <w:tcW w:w="1100" w:type="dxa"/>
            <w:tcBorders>
              <w:top w:val="nil"/>
              <w:left w:val="nil"/>
              <w:bottom w:val="nil"/>
              <w:right w:val="nil"/>
            </w:tcBorders>
            <w:vAlign w:val="center"/>
          </w:tcPr>
          <w:p w14:paraId="5A00013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700" w:type="dxa"/>
            <w:tcBorders>
              <w:top w:val="nil"/>
              <w:left w:val="nil"/>
              <w:bottom w:val="nil"/>
              <w:right w:val="nil"/>
            </w:tcBorders>
            <w:vAlign w:val="center"/>
          </w:tcPr>
          <w:p w14:paraId="5A00014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234</w:t>
            </w:r>
          </w:p>
        </w:tc>
        <w:tc>
          <w:tcPr>
            <w:tcW w:w="1200" w:type="dxa"/>
            <w:tcBorders>
              <w:top w:val="nil"/>
              <w:left w:val="nil"/>
              <w:bottom w:val="nil"/>
              <w:right w:val="nil"/>
            </w:tcBorders>
            <w:vAlign w:val="center"/>
          </w:tcPr>
          <w:p w14:paraId="5A00014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175.6</w:t>
            </w:r>
          </w:p>
        </w:tc>
        <w:tc>
          <w:tcPr>
            <w:tcW w:w="1000" w:type="dxa"/>
            <w:tcBorders>
              <w:top w:val="nil"/>
              <w:left w:val="nil"/>
              <w:bottom w:val="nil"/>
              <w:right w:val="nil"/>
            </w:tcBorders>
            <w:vAlign w:val="center"/>
          </w:tcPr>
          <w:p w14:paraId="5A00014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11.3</w:t>
            </w:r>
          </w:p>
        </w:tc>
        <w:tc>
          <w:tcPr>
            <w:tcW w:w="1300" w:type="dxa"/>
            <w:tcBorders>
              <w:top w:val="nil"/>
              <w:left w:val="nil"/>
              <w:bottom w:val="nil"/>
              <w:right w:val="nil"/>
            </w:tcBorders>
            <w:vAlign w:val="center"/>
          </w:tcPr>
          <w:p w14:paraId="5A00014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176.4</w:t>
            </w:r>
          </w:p>
        </w:tc>
        <w:tc>
          <w:tcPr>
            <w:tcW w:w="1500" w:type="dxa"/>
            <w:tcBorders>
              <w:top w:val="nil"/>
              <w:left w:val="nil"/>
              <w:bottom w:val="nil"/>
              <w:right w:val="nil"/>
            </w:tcBorders>
            <w:vAlign w:val="center"/>
          </w:tcPr>
          <w:p w14:paraId="5A00014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195.9</w:t>
            </w:r>
          </w:p>
        </w:tc>
        <w:tc>
          <w:tcPr>
            <w:tcW w:w="1500" w:type="dxa"/>
            <w:tcBorders>
              <w:top w:val="nil"/>
              <w:left w:val="nil"/>
              <w:bottom w:val="nil"/>
              <w:right w:val="nil"/>
            </w:tcBorders>
            <w:vAlign w:val="center"/>
          </w:tcPr>
          <w:p w14:paraId="5A00014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342</w:t>
            </w:r>
          </w:p>
        </w:tc>
      </w:tr>
      <w:tr>
        <w:trPr>
          <w:cantSplit/>
          <w:jc w:val="center"/>
        </w:trPr>
        <w:tc>
          <w:tcPr>
            <w:tcW w:w="1100" w:type="dxa"/>
            <w:tcBorders>
              <w:top w:val="nil"/>
              <w:left w:val="nil"/>
              <w:bottom w:val="single" w:sz="4" w:space="0" w:color="auto"/>
              <w:right w:val="nil"/>
            </w:tcBorders>
            <w:vAlign w:val="center"/>
          </w:tcPr>
          <w:p w14:paraId="5A00014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700" w:type="dxa"/>
            <w:tcBorders>
              <w:top w:val="nil"/>
              <w:left w:val="nil"/>
              <w:bottom w:val="single" w:sz="4" w:space="0" w:color="auto"/>
              <w:right w:val="nil"/>
            </w:tcBorders>
            <w:vAlign w:val="center"/>
          </w:tcPr>
          <w:p w14:paraId="5A000147"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378</w:t>
            </w:r>
          </w:p>
        </w:tc>
        <w:tc>
          <w:tcPr>
            <w:tcW w:w="1200" w:type="dxa"/>
            <w:tcBorders>
              <w:top w:val="nil"/>
              <w:left w:val="nil"/>
              <w:bottom w:val="single" w:sz="4" w:space="0" w:color="auto"/>
              <w:right w:val="nil"/>
            </w:tcBorders>
            <w:vAlign w:val="center"/>
          </w:tcPr>
          <w:p w14:paraId="5A00014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510.6</w:t>
            </w:r>
          </w:p>
        </w:tc>
        <w:tc>
          <w:tcPr>
            <w:tcW w:w="1000" w:type="dxa"/>
            <w:tcBorders>
              <w:top w:val="nil"/>
              <w:left w:val="nil"/>
              <w:bottom w:val="single" w:sz="4" w:space="0" w:color="auto"/>
              <w:right w:val="nil"/>
            </w:tcBorders>
            <w:vAlign w:val="center"/>
          </w:tcPr>
          <w:p w14:paraId="5A00014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25.4</w:t>
            </w:r>
          </w:p>
        </w:tc>
        <w:tc>
          <w:tcPr>
            <w:tcW w:w="1300" w:type="dxa"/>
            <w:tcBorders>
              <w:top w:val="nil"/>
              <w:left w:val="nil"/>
              <w:bottom w:val="single" w:sz="4" w:space="0" w:color="auto"/>
              <w:right w:val="nil"/>
            </w:tcBorders>
            <w:vAlign w:val="center"/>
          </w:tcPr>
          <w:p w14:paraId="5A00014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503.0</w:t>
            </w:r>
          </w:p>
        </w:tc>
        <w:tc>
          <w:tcPr>
            <w:tcW w:w="1500" w:type="dxa"/>
            <w:tcBorders>
              <w:top w:val="nil"/>
              <w:left w:val="nil"/>
              <w:bottom w:val="single" w:sz="4" w:space="0" w:color="auto"/>
              <w:right w:val="nil"/>
            </w:tcBorders>
            <w:vAlign w:val="center"/>
          </w:tcPr>
          <w:p w14:paraId="5A00014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587.2</w:t>
            </w:r>
          </w:p>
        </w:tc>
        <w:tc>
          <w:tcPr>
            <w:tcW w:w="1500" w:type="dxa"/>
            <w:tcBorders>
              <w:top w:val="nil"/>
              <w:left w:val="nil"/>
              <w:bottom w:val="single" w:sz="4" w:space="0" w:color="auto"/>
              <w:right w:val="nil"/>
            </w:tcBorders>
            <w:vAlign w:val="center"/>
          </w:tcPr>
          <w:p w14:paraId="5A00014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118</w:t>
            </w:r>
          </w:p>
        </w:tc>
      </w:tr>
    </w:tbl>
    <w:p w14:paraId="5A00014D"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Medición en CPU Intel Core i7-12700 (sin GPU), resolución de 1024 px. DE = desviación estándar.</w:t>
      </w:r>
    </w:p>
    <w:p w14:paraId="5A00014E" w14:textId="77777777">
      <w:pPr>
        <w:pStyle w:val="APA7"/>
      </w:pPr>
      <w:r>
        <w:t xml:space="preserve">Como se observa en la Tabla 10, el sistema procesó una imagen de hoja en 175.6 ms en promedio y una imagen de fruto en 510.6 ms, lo que equivale a más de 100 imágenes por minuto en el caso más lento. Aunque estos valores superaron la meta referencial de 150 ms por imagen planteada para un procesador gráfico, el tiempo de respuesta se mantuvo por debajo de un segundo, por lo que el diagnóstico se obtuvo prácticamente de forma inmediata tras la captura. La comparación del tiempo de inspección por árbol entre la inspección manual (preprueba) y la inspección asistida por el sistema (posprueba) se presenta en la Tabla 11.</w:t>
      </w:r>
    </w:p>
    <w:p w14:paraId="5A00014F" w14:textId="77777777">
      <w:pPr>
        <w:pStyle w:val="TABLA0"/>
        <w:keepNext/>
        <w:keepLines/>
      </w:pPr>
      <w:r>
        <w:t xml:space="preserve">Tabla </w:t>
        <w:fldChar w:fldCharType="begin"/>
        <w:instrText xml:space="preserve"> SEQ Tabla \* ARABIC </w:instrText>
        <w:fldChar w:fldCharType="separate"/>
      </w:r>
      <w:r>
        <w:rPr>
          <w:noProof/>
        </w:rPr>
        <w:t>11</w:t>
      </w:r>
      <w:r>
        <w:fldChar w:fldCharType="end"/>
        <w:br/>
      </w:r>
      <w:r>
        <w:rPr>
          <w:b w:val="0"/>
          <w:bCs w:val="0"/>
          <w:i/>
          <w:iCs/>
        </w:rPr>
        <w:t xml:space="preserve">Tiempo de inspección por árbol antes y después de la implementación</w:t>
      </w:r>
    </w:p>
    <w:tbl>
      <w:tblPr>
        <w:tblStyle w:val="Tablaconcuadrcula"/>
        <w:tblW w:w="0" w:type="auto"/>
        <w:jc w:val="center"/>
        <w:tblLook w:val="04A0" w:firstRow="1" w:lastRow="0" w:firstColumn="1" w:lastColumn="0" w:noHBand="0" w:noVBand="1"/>
      </w:tblPr>
      <w:tblGrid>
        <w:gridCol w:w="2800"/>
        <w:gridCol w:w="1500"/>
        <w:gridCol w:w="1700"/>
        <w:gridCol w:w="1300"/>
        <w:gridCol w:w="1300"/>
      </w:tblGrid>
      <w:tr>
        <w:trPr>
          <w:tblHeader/>
          <w:jc w:val="center"/>
        </w:trPr>
        <w:tc>
          <w:tcPr>
            <w:tcW w:w="2800" w:type="dxa"/>
            <w:tcBorders>
              <w:top w:val="single" w:sz="4" w:space="0" w:color="auto"/>
              <w:left w:val="nil"/>
              <w:bottom w:val="single" w:sz="4" w:space="0" w:color="auto"/>
              <w:right w:val="nil"/>
            </w:tcBorders>
            <w:vAlign w:val="center"/>
          </w:tcPr>
          <w:p w14:paraId="5A00015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500" w:type="dxa"/>
            <w:tcBorders>
              <w:top w:val="single" w:sz="4" w:space="0" w:color="auto"/>
              <w:left w:val="nil"/>
              <w:bottom w:val="single" w:sz="4" w:space="0" w:color="auto"/>
              <w:right w:val="nil"/>
            </w:tcBorders>
            <w:vAlign w:val="center"/>
          </w:tcPr>
          <w:p w14:paraId="5A00015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Preprueba (manual)</w:t>
            </w:r>
          </w:p>
        </w:tc>
        <w:tc>
          <w:tcPr>
            <w:tcW w:w="1700" w:type="dxa"/>
            <w:tcBorders>
              <w:top w:val="single" w:sz="4" w:space="0" w:color="auto"/>
              <w:left w:val="nil"/>
              <w:bottom w:val="single" w:sz="4" w:space="0" w:color="auto"/>
              <w:right w:val="nil"/>
            </w:tcBorders>
            <w:vAlign w:val="center"/>
          </w:tcPr>
          <w:p w14:paraId="5A00015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Posprueba (con sistema)</w:t>
            </w:r>
          </w:p>
        </w:tc>
        <w:tc>
          <w:tcPr>
            <w:tcW w:w="1300" w:type="dxa"/>
            <w:tcBorders>
              <w:top w:val="single" w:sz="4" w:space="0" w:color="auto"/>
              <w:left w:val="nil"/>
              <w:bottom w:val="single" w:sz="4" w:space="0" w:color="auto"/>
              <w:right w:val="nil"/>
            </w:tcBorders>
            <w:vAlign w:val="center"/>
          </w:tcPr>
          <w:p w14:paraId="5A00015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Diferencia</w:t>
            </w:r>
          </w:p>
        </w:tc>
        <w:tc>
          <w:tcPr>
            <w:tcW w:w="1300" w:type="dxa"/>
            <w:tcBorders>
              <w:top w:val="single" w:sz="4" w:space="0" w:color="auto"/>
              <w:left w:val="nil"/>
              <w:bottom w:val="single" w:sz="4" w:space="0" w:color="auto"/>
              <w:right w:val="nil"/>
            </w:tcBorders>
            <w:vAlign w:val="center"/>
          </w:tcPr>
          <w:p w14:paraId="5A00015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Reducción (%)</w:t>
            </w:r>
          </w:p>
        </w:tc>
      </w:tr>
      <w:tr>
        <w:trPr>
          <w:cantSplit/>
          <w:jc w:val="center"/>
        </w:trPr>
        <w:tc>
          <w:tcPr>
            <w:tcW w:w="2800" w:type="dxa"/>
            <w:tcBorders>
              <w:top w:val="nil"/>
              <w:left w:val="nil"/>
              <w:bottom w:val="nil"/>
              <w:right w:val="nil"/>
            </w:tcBorders>
            <w:vAlign w:val="center"/>
          </w:tcPr>
          <w:p w14:paraId="5A00015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promedio por árbol (min)</w:t>
            </w:r>
          </w:p>
        </w:tc>
        <w:tc>
          <w:tcPr>
            <w:tcW w:w="1500" w:type="dxa"/>
            <w:tcBorders>
              <w:top w:val="nil"/>
              <w:left w:val="nil"/>
              <w:bottom w:val="nil"/>
              <w:right w:val="nil"/>
            </w:tcBorders>
            <w:vAlign w:val="center"/>
          </w:tcPr>
          <w:p w14:paraId="5A00015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700" w:type="dxa"/>
            <w:tcBorders>
              <w:top w:val="nil"/>
              <w:left w:val="nil"/>
              <w:bottom w:val="nil"/>
              <w:right w:val="nil"/>
            </w:tcBorders>
            <w:vAlign w:val="center"/>
          </w:tcPr>
          <w:p w14:paraId="5A00015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nil"/>
              <w:right w:val="nil"/>
            </w:tcBorders>
            <w:vAlign w:val="center"/>
          </w:tcPr>
          <w:p w14:paraId="5A00015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nil"/>
              <w:right w:val="nil"/>
            </w:tcBorders>
            <w:vAlign w:val="center"/>
          </w:tcPr>
          <w:p w14:paraId="5A00015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r>
      <w:tr>
        <w:trPr>
          <w:cantSplit/>
          <w:jc w:val="center"/>
        </w:trPr>
        <w:tc>
          <w:tcPr>
            <w:tcW w:w="2800" w:type="dxa"/>
            <w:tcBorders>
              <w:top w:val="nil"/>
              <w:left w:val="nil"/>
              <w:bottom w:val="single" w:sz="4" w:space="0" w:color="auto"/>
              <w:right w:val="nil"/>
            </w:tcBorders>
            <w:vAlign w:val="center"/>
          </w:tcPr>
          <w:p w14:paraId="5A00015A"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Tiempo total por hectárea (min)</w:t>
            </w:r>
          </w:p>
        </w:tc>
        <w:tc>
          <w:tcPr>
            <w:tcW w:w="1500" w:type="dxa"/>
            <w:tcBorders>
              <w:top w:val="nil"/>
              <w:left w:val="nil"/>
              <w:bottom w:val="single" w:sz="4" w:space="0" w:color="auto"/>
              <w:right w:val="nil"/>
            </w:tcBorders>
            <w:vAlign w:val="center"/>
          </w:tcPr>
          <w:p w14:paraId="5A00015B"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700" w:type="dxa"/>
            <w:tcBorders>
              <w:top w:val="nil"/>
              <w:left w:val="nil"/>
              <w:bottom w:val="single" w:sz="4" w:space="0" w:color="auto"/>
              <w:right w:val="nil"/>
            </w:tcBorders>
            <w:vAlign w:val="center"/>
          </w:tcPr>
          <w:p w14:paraId="5A00015C"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single" w:sz="4" w:space="0" w:color="auto"/>
              <w:right w:val="nil"/>
            </w:tcBorders>
            <w:vAlign w:val="center"/>
          </w:tcPr>
          <w:p w14:paraId="5A00015D"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single" w:sz="4" w:space="0" w:color="auto"/>
              <w:right w:val="nil"/>
            </w:tcBorders>
            <w:vAlign w:val="center"/>
          </w:tcPr>
          <w:p w14:paraId="5A00015E"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r>
    </w:tbl>
    <w:p w14:paraId="5A00015F"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Datos de las fichas de observación de los 100 árboles muestreados (50 del sector A y 50 del sector B). </w:t>
      </w:r>
      <w:r>
        <w:rPr>
          <w:rFonts w:cs="Times New Roman"/>
          <w:sz w:val="20"/>
          <w:szCs w:val="20"/>
          <w:highlight w:val="yellow"/>
        </w:rPr>
        <w:t xml:space="preserve">Completar con los tiempos cronometrados en campo.</w:t>
      </w:r>
    </w:p>
    <w:p w14:paraId="5A000160" w14:textId="77777777">
      <w:pPr>
        <w:pStyle w:val="APA7"/>
        <w:rPr>
          <w:b/>
          <w:bCs/>
        </w:rPr>
      </w:pPr>
      <w:r>
        <w:rPr>
          <w:b/>
          <w:bCs/>
        </w:rPr>
        <w:t xml:space="preserve">Resultados del objetivo específico 3: disminución de las pérdidas por descarte</w:t>
      </w:r>
    </w:p>
    <w:p w14:paraId="5A000161" w14:textId="77777777">
      <w:pPr>
        <w:pStyle w:val="APA7"/>
      </w:pPr>
      <w:r>
        <w:t xml:space="preserve">La disminución de las pérdidas por descarte se abordó a partir de la capacidad del sistema para detectar las enfermedades de manera oportuna, puesto que un fruto o una hoja afectados que se identifican a tiempo permiten aplicar medidas de control antes de que la afección comprometa la calidad comercial del fruto. Para ello, se calculó la tasa de detección por enfermedad, entendida como el porcentaje de imágenes con una afección determinada en las que el sistema detectó esa misma afección. Los resultados se presentan en la Tabla 12.</w:t>
      </w:r>
    </w:p>
    <w:p w14:paraId="5A000162" w14:textId="77777777">
      <w:pPr>
        <w:pStyle w:val="TABLA0"/>
        <w:keepNext/>
        <w:keepLines/>
      </w:pPr>
      <w:r>
        <w:t xml:space="preserve">Tabla </w:t>
        <w:fldChar w:fldCharType="begin"/>
        <w:instrText xml:space="preserve"> SEQ Tabla \* ARABIC </w:instrText>
        <w:fldChar w:fldCharType="separate"/>
      </w:r>
      <w:r>
        <w:rPr>
          <w:noProof/>
        </w:rPr>
        <w:t>12</w:t>
      </w:r>
      <w:r>
        <w:fldChar w:fldCharType="end"/>
        <w:br/>
      </w:r>
      <w:r>
        <w:rPr>
          <w:b w:val="0"/>
          <w:bCs w:val="0"/>
          <w:i/>
          <w:iCs/>
        </w:rPr>
        <w:t xml:space="preserve">Tasa de detección por enfermedad en el conjunto de prueba</w:t>
      </w:r>
    </w:p>
    <w:tbl>
      <w:tblPr>
        <w:tblStyle w:val="Tablaconcuadrcula"/>
        <w:tblW w:w="0" w:type="auto"/>
        <w:jc w:val="center"/>
        <w:tblLook w:val="04A0" w:firstRow="1" w:lastRow="0" w:firstColumn="1" w:lastColumn="0" w:noHBand="0" w:noVBand="1"/>
      </w:tblPr>
      <w:tblGrid>
        <w:gridCol w:w="1000"/>
        <w:gridCol w:w="2400"/>
        <w:gridCol w:w="1500"/>
        <w:gridCol w:w="1200"/>
        <w:gridCol w:w="1300"/>
        <w:gridCol w:w="1400"/>
      </w:tblGrid>
      <w:tr>
        <w:trPr>
          <w:tblHeader/>
          <w:jc w:val="center"/>
        </w:trPr>
        <w:tc>
          <w:tcPr>
            <w:tcW w:w="1000" w:type="dxa"/>
            <w:tcBorders>
              <w:top w:val="single" w:sz="4" w:space="0" w:color="auto"/>
              <w:left w:val="nil"/>
              <w:bottom w:val="single" w:sz="4" w:space="0" w:color="auto"/>
              <w:right w:val="nil"/>
            </w:tcBorders>
            <w:vAlign w:val="center"/>
          </w:tcPr>
          <w:p w14:paraId="5A00016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Órgano</w:t>
            </w:r>
          </w:p>
        </w:tc>
        <w:tc>
          <w:tcPr>
            <w:tcW w:w="2400" w:type="dxa"/>
            <w:tcBorders>
              <w:top w:val="single" w:sz="4" w:space="0" w:color="auto"/>
              <w:left w:val="nil"/>
              <w:bottom w:val="single" w:sz="4" w:space="0" w:color="auto"/>
              <w:right w:val="nil"/>
            </w:tcBorders>
            <w:vAlign w:val="center"/>
          </w:tcPr>
          <w:p w14:paraId="5A00016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Enfermedad o plaga</w:t>
            </w:r>
          </w:p>
        </w:tc>
        <w:tc>
          <w:tcPr>
            <w:tcW w:w="1500" w:type="dxa"/>
            <w:tcBorders>
              <w:top w:val="single" w:sz="4" w:space="0" w:color="auto"/>
              <w:left w:val="nil"/>
              <w:bottom w:val="single" w:sz="4" w:space="0" w:color="auto"/>
              <w:right w:val="nil"/>
            </w:tcBorders>
            <w:vAlign w:val="center"/>
          </w:tcPr>
          <w:p w14:paraId="5A00016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Imágenes con la afección</w:t>
            </w:r>
          </w:p>
        </w:tc>
        <w:tc>
          <w:tcPr>
            <w:tcW w:w="1200" w:type="dxa"/>
            <w:tcBorders>
              <w:top w:val="single" w:sz="4" w:space="0" w:color="auto"/>
              <w:left w:val="nil"/>
              <w:bottom w:val="single" w:sz="4" w:space="0" w:color="auto"/>
              <w:right w:val="nil"/>
            </w:tcBorders>
            <w:vAlign w:val="center"/>
          </w:tcPr>
          <w:p w14:paraId="5A00016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Detectadas</w:t>
            </w:r>
          </w:p>
        </w:tc>
        <w:tc>
          <w:tcPr>
            <w:tcW w:w="1300" w:type="dxa"/>
            <w:tcBorders>
              <w:top w:val="single" w:sz="4" w:space="0" w:color="auto"/>
              <w:left w:val="nil"/>
              <w:bottom w:val="single" w:sz="4" w:space="0" w:color="auto"/>
              <w:right w:val="nil"/>
            </w:tcBorders>
            <w:vAlign w:val="center"/>
          </w:tcPr>
          <w:p w14:paraId="5A00016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Tasa de detección</w:t>
            </w:r>
          </w:p>
        </w:tc>
        <w:tc>
          <w:tcPr>
            <w:tcW w:w="1400" w:type="dxa"/>
            <w:tcBorders>
              <w:top w:val="single" w:sz="4" w:space="0" w:color="auto"/>
              <w:left w:val="nil"/>
              <w:bottom w:val="single" w:sz="4" w:space="0" w:color="auto"/>
              <w:right w:val="nil"/>
            </w:tcBorders>
            <w:vAlign w:val="center"/>
          </w:tcPr>
          <w:p w14:paraId="5A00016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r>
      <w:tr>
        <w:trPr>
          <w:cantSplit/>
          <w:jc w:val="center"/>
        </w:trPr>
        <w:tc>
          <w:tcPr>
            <w:tcW w:w="1000" w:type="dxa"/>
            <w:tcBorders>
              <w:top w:val="nil"/>
              <w:left w:val="nil"/>
              <w:bottom w:val="nil"/>
              <w:right w:val="nil"/>
            </w:tcBorders>
            <w:vAlign w:val="center"/>
          </w:tcPr>
          <w:p w14:paraId="5A00016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6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hoja</w:t>
            </w:r>
          </w:p>
        </w:tc>
        <w:tc>
          <w:tcPr>
            <w:tcW w:w="1500" w:type="dxa"/>
            <w:tcBorders>
              <w:top w:val="nil"/>
              <w:left w:val="nil"/>
              <w:bottom w:val="nil"/>
              <w:right w:val="nil"/>
            </w:tcBorders>
            <w:vAlign w:val="center"/>
          </w:tcPr>
          <w:p w14:paraId="5A00016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65</w:t>
            </w:r>
          </w:p>
        </w:tc>
        <w:tc>
          <w:tcPr>
            <w:tcW w:w="1200" w:type="dxa"/>
            <w:tcBorders>
              <w:top w:val="nil"/>
              <w:left w:val="nil"/>
              <w:bottom w:val="nil"/>
              <w:right w:val="nil"/>
            </w:tcBorders>
            <w:vAlign w:val="center"/>
          </w:tcPr>
          <w:p w14:paraId="5A00016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53</w:t>
            </w:r>
          </w:p>
        </w:tc>
        <w:tc>
          <w:tcPr>
            <w:tcW w:w="1300" w:type="dxa"/>
            <w:tcBorders>
              <w:top w:val="nil"/>
              <w:left w:val="nil"/>
              <w:bottom w:val="nil"/>
              <w:right w:val="nil"/>
            </w:tcBorders>
            <w:vAlign w:val="center"/>
          </w:tcPr>
          <w:p w14:paraId="5A00016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81.5 %</w:t>
            </w:r>
          </w:p>
        </w:tc>
        <w:tc>
          <w:tcPr>
            <w:tcW w:w="1400" w:type="dxa"/>
            <w:tcBorders>
              <w:top w:val="nil"/>
              <w:left w:val="nil"/>
              <w:bottom w:val="nil"/>
              <w:right w:val="nil"/>
            </w:tcBorders>
            <w:vAlign w:val="center"/>
          </w:tcPr>
          <w:p w14:paraId="5A00016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70.4 – 89.1</w:t>
            </w:r>
          </w:p>
        </w:tc>
      </w:tr>
      <w:tr>
        <w:trPr>
          <w:cantSplit/>
          <w:jc w:val="center"/>
        </w:trPr>
        <w:tc>
          <w:tcPr>
            <w:tcW w:w="1000" w:type="dxa"/>
            <w:tcBorders>
              <w:top w:val="nil"/>
              <w:left w:val="nil"/>
              <w:bottom w:val="nil"/>
              <w:right w:val="nil"/>
            </w:tcBorders>
            <w:vAlign w:val="center"/>
          </w:tcPr>
          <w:p w14:paraId="5A00016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7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w:t>
            </w:r>
          </w:p>
        </w:tc>
        <w:tc>
          <w:tcPr>
            <w:tcW w:w="1500" w:type="dxa"/>
            <w:tcBorders>
              <w:top w:val="nil"/>
              <w:left w:val="nil"/>
              <w:bottom w:val="nil"/>
              <w:right w:val="nil"/>
            </w:tcBorders>
            <w:vAlign w:val="center"/>
          </w:tcPr>
          <w:p w14:paraId="5A00017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w:t>
            </w:r>
          </w:p>
        </w:tc>
        <w:tc>
          <w:tcPr>
            <w:tcW w:w="1200" w:type="dxa"/>
            <w:tcBorders>
              <w:top w:val="nil"/>
              <w:left w:val="nil"/>
              <w:bottom w:val="nil"/>
              <w:right w:val="nil"/>
            </w:tcBorders>
            <w:vAlign w:val="center"/>
          </w:tcPr>
          <w:p w14:paraId="5A00017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36</w:t>
            </w:r>
          </w:p>
        </w:tc>
        <w:tc>
          <w:tcPr>
            <w:tcW w:w="1300" w:type="dxa"/>
            <w:tcBorders>
              <w:top w:val="nil"/>
              <w:left w:val="nil"/>
              <w:bottom w:val="nil"/>
              <w:right w:val="nil"/>
            </w:tcBorders>
            <w:vAlign w:val="center"/>
          </w:tcPr>
          <w:p w14:paraId="5A00017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78.3 %</w:t>
            </w:r>
          </w:p>
        </w:tc>
        <w:tc>
          <w:tcPr>
            <w:tcW w:w="1400" w:type="dxa"/>
            <w:tcBorders>
              <w:top w:val="nil"/>
              <w:left w:val="nil"/>
              <w:bottom w:val="nil"/>
              <w:right w:val="nil"/>
            </w:tcBorders>
            <w:vAlign w:val="center"/>
          </w:tcPr>
          <w:p w14:paraId="5A00017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64.4 – 87.7</w:t>
            </w:r>
          </w:p>
        </w:tc>
      </w:tr>
      <w:tr>
        <w:trPr>
          <w:cantSplit/>
          <w:jc w:val="center"/>
        </w:trPr>
        <w:tc>
          <w:tcPr>
            <w:tcW w:w="1000" w:type="dxa"/>
            <w:tcBorders>
              <w:top w:val="nil"/>
              <w:left w:val="nil"/>
              <w:bottom w:val="nil"/>
              <w:right w:val="nil"/>
            </w:tcBorders>
            <w:vAlign w:val="center"/>
          </w:tcPr>
          <w:p w14:paraId="5A00017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7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Deficiencia nutricional</w:t>
            </w:r>
          </w:p>
        </w:tc>
        <w:tc>
          <w:tcPr>
            <w:tcW w:w="1500" w:type="dxa"/>
            <w:tcBorders>
              <w:top w:val="nil"/>
              <w:left w:val="nil"/>
              <w:bottom w:val="nil"/>
              <w:right w:val="nil"/>
            </w:tcBorders>
            <w:vAlign w:val="center"/>
          </w:tcPr>
          <w:p w14:paraId="5A00017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w:t>
            </w:r>
          </w:p>
        </w:tc>
        <w:tc>
          <w:tcPr>
            <w:tcW w:w="1200" w:type="dxa"/>
            <w:tcBorders>
              <w:top w:val="nil"/>
              <w:left w:val="nil"/>
              <w:bottom w:val="nil"/>
              <w:right w:val="nil"/>
            </w:tcBorders>
            <w:vAlign w:val="center"/>
          </w:tcPr>
          <w:p w14:paraId="5A00017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68</w:t>
            </w:r>
          </w:p>
        </w:tc>
        <w:tc>
          <w:tcPr>
            <w:tcW w:w="1300" w:type="dxa"/>
            <w:tcBorders>
              <w:top w:val="nil"/>
              <w:left w:val="nil"/>
              <w:bottom w:val="nil"/>
              <w:right w:val="nil"/>
            </w:tcBorders>
            <w:vAlign w:val="center"/>
          </w:tcPr>
          <w:p w14:paraId="5A00017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97.1 %</w:t>
            </w:r>
          </w:p>
        </w:tc>
        <w:tc>
          <w:tcPr>
            <w:tcW w:w="1400" w:type="dxa"/>
            <w:tcBorders>
              <w:top w:val="nil"/>
              <w:left w:val="nil"/>
              <w:bottom w:val="nil"/>
              <w:right w:val="nil"/>
            </w:tcBorders>
            <w:vAlign w:val="center"/>
          </w:tcPr>
          <w:p w14:paraId="5A00017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90.2 – 99.2</w:t>
            </w:r>
          </w:p>
        </w:tc>
      </w:tr>
      <w:tr>
        <w:trPr>
          <w:cantSplit/>
          <w:jc w:val="center"/>
        </w:trPr>
        <w:tc>
          <w:tcPr>
            <w:tcW w:w="1000" w:type="dxa"/>
            <w:tcBorders>
              <w:top w:val="nil"/>
              <w:left w:val="nil"/>
              <w:bottom w:val="nil"/>
              <w:right w:val="nil"/>
            </w:tcBorders>
            <w:vAlign w:val="center"/>
          </w:tcPr>
          <w:p w14:paraId="5A00017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7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w:t>
            </w:r>
          </w:p>
        </w:tc>
        <w:tc>
          <w:tcPr>
            <w:tcW w:w="1500" w:type="dxa"/>
            <w:tcBorders>
              <w:top w:val="nil"/>
              <w:left w:val="nil"/>
              <w:bottom w:val="nil"/>
              <w:right w:val="nil"/>
            </w:tcBorders>
            <w:vAlign w:val="center"/>
          </w:tcPr>
          <w:p w14:paraId="5A00017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126</w:t>
            </w:r>
          </w:p>
        </w:tc>
        <w:tc>
          <w:tcPr>
            <w:tcW w:w="1200" w:type="dxa"/>
            <w:tcBorders>
              <w:top w:val="nil"/>
              <w:left w:val="nil"/>
              <w:bottom w:val="nil"/>
              <w:right w:val="nil"/>
            </w:tcBorders>
            <w:vAlign w:val="center"/>
          </w:tcPr>
          <w:p w14:paraId="5A00017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w:t>
            </w:r>
          </w:p>
        </w:tc>
        <w:tc>
          <w:tcPr>
            <w:tcW w:w="1300" w:type="dxa"/>
            <w:tcBorders>
              <w:top w:val="nil"/>
              <w:left w:val="nil"/>
              <w:bottom w:val="nil"/>
              <w:right w:val="nil"/>
            </w:tcBorders>
            <w:vAlign w:val="center"/>
          </w:tcPr>
          <w:p w14:paraId="5A00017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70.6 %</w:t>
            </w:r>
          </w:p>
        </w:tc>
        <w:tc>
          <w:tcPr>
            <w:tcW w:w="1400" w:type="dxa"/>
            <w:tcBorders>
              <w:top w:val="nil"/>
              <w:left w:val="nil"/>
              <w:bottom w:val="nil"/>
              <w:right w:val="nil"/>
            </w:tcBorders>
            <w:vAlign w:val="center"/>
          </w:tcPr>
          <w:p w14:paraId="5A00018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62.2 – 77.9</w:t>
            </w:r>
          </w:p>
        </w:tc>
      </w:tr>
      <w:tr>
        <w:trPr>
          <w:cantSplit/>
          <w:jc w:val="center"/>
        </w:trPr>
        <w:tc>
          <w:tcPr>
            <w:tcW w:w="1000" w:type="dxa"/>
            <w:tcBorders>
              <w:top w:val="nil"/>
              <w:left w:val="nil"/>
              <w:bottom w:val="nil"/>
              <w:right w:val="nil"/>
            </w:tcBorders>
            <w:vAlign w:val="center"/>
          </w:tcPr>
          <w:p w14:paraId="5A00018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w:t>
            </w:r>
          </w:p>
        </w:tc>
        <w:tc>
          <w:tcPr>
            <w:tcW w:w="1500" w:type="dxa"/>
            <w:tcBorders>
              <w:top w:val="nil"/>
              <w:left w:val="nil"/>
              <w:bottom w:val="nil"/>
              <w:right w:val="nil"/>
            </w:tcBorders>
            <w:vAlign w:val="center"/>
          </w:tcPr>
          <w:p w14:paraId="5A00018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100</w:t>
            </w:r>
          </w:p>
        </w:tc>
        <w:tc>
          <w:tcPr>
            <w:tcW w:w="1200" w:type="dxa"/>
            <w:tcBorders>
              <w:top w:val="nil"/>
              <w:left w:val="nil"/>
              <w:bottom w:val="nil"/>
              <w:right w:val="nil"/>
            </w:tcBorders>
            <w:vAlign w:val="center"/>
          </w:tcPr>
          <w:p w14:paraId="5A00018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85</w:t>
            </w:r>
          </w:p>
        </w:tc>
        <w:tc>
          <w:tcPr>
            <w:tcW w:w="1300" w:type="dxa"/>
            <w:tcBorders>
              <w:top w:val="nil"/>
              <w:left w:val="nil"/>
              <w:bottom w:val="nil"/>
              <w:right w:val="nil"/>
            </w:tcBorders>
            <w:vAlign w:val="center"/>
          </w:tcPr>
          <w:p w14:paraId="5A00018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85.0 %</w:t>
            </w:r>
          </w:p>
        </w:tc>
        <w:tc>
          <w:tcPr>
            <w:tcW w:w="1400" w:type="dxa"/>
            <w:tcBorders>
              <w:top w:val="nil"/>
              <w:left w:val="nil"/>
              <w:bottom w:val="nil"/>
              <w:right w:val="nil"/>
            </w:tcBorders>
            <w:vAlign w:val="center"/>
          </w:tcPr>
          <w:p w14:paraId="5A00018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76.7 – 90.7</w:t>
            </w:r>
          </w:p>
        </w:tc>
      </w:tr>
      <w:tr>
        <w:trPr>
          <w:cantSplit/>
          <w:jc w:val="center"/>
        </w:trPr>
        <w:tc>
          <w:tcPr>
            <w:tcW w:w="1000" w:type="dxa"/>
            <w:tcBorders>
              <w:top w:val="nil"/>
              <w:left w:val="nil"/>
              <w:bottom w:val="nil"/>
              <w:right w:val="nil"/>
            </w:tcBorders>
            <w:vAlign w:val="center"/>
          </w:tcPr>
          <w:p w14:paraId="5A00018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Roña</w:t>
            </w:r>
          </w:p>
        </w:tc>
        <w:tc>
          <w:tcPr>
            <w:tcW w:w="1500" w:type="dxa"/>
            <w:tcBorders>
              <w:top w:val="nil"/>
              <w:left w:val="nil"/>
              <w:bottom w:val="nil"/>
              <w:right w:val="nil"/>
            </w:tcBorders>
            <w:vAlign w:val="center"/>
          </w:tcPr>
          <w:p w14:paraId="5A00018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w:t>
            </w:r>
          </w:p>
        </w:tc>
        <w:tc>
          <w:tcPr>
            <w:tcW w:w="1200" w:type="dxa"/>
            <w:tcBorders>
              <w:top w:val="nil"/>
              <w:left w:val="nil"/>
              <w:bottom w:val="nil"/>
              <w:right w:val="nil"/>
            </w:tcBorders>
            <w:vAlign w:val="center"/>
          </w:tcPr>
          <w:p w14:paraId="5A00018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31</w:t>
            </w:r>
          </w:p>
        </w:tc>
        <w:tc>
          <w:tcPr>
            <w:tcW w:w="1300" w:type="dxa"/>
            <w:tcBorders>
              <w:top w:val="nil"/>
              <w:left w:val="nil"/>
              <w:bottom w:val="nil"/>
              <w:right w:val="nil"/>
            </w:tcBorders>
            <w:vAlign w:val="center"/>
          </w:tcPr>
          <w:p w14:paraId="5A00018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79.5 %</w:t>
            </w:r>
          </w:p>
        </w:tc>
        <w:tc>
          <w:tcPr>
            <w:tcW w:w="1400" w:type="dxa"/>
            <w:tcBorders>
              <w:top w:val="nil"/>
              <w:left w:val="nil"/>
              <w:bottom w:val="nil"/>
              <w:right w:val="nil"/>
            </w:tcBorders>
            <w:vAlign w:val="center"/>
          </w:tcPr>
          <w:p w14:paraId="5A00018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64.5 – 89.2</w:t>
            </w:r>
          </w:p>
        </w:tc>
      </w:tr>
      <w:tr>
        <w:trPr>
          <w:cantSplit/>
          <w:jc w:val="center"/>
        </w:trPr>
        <w:tc>
          <w:tcPr>
            <w:tcW w:w="1000" w:type="dxa"/>
            <w:tcBorders>
              <w:top w:val="nil"/>
              <w:left w:val="nil"/>
              <w:bottom w:val="nil"/>
              <w:right w:val="nil"/>
            </w:tcBorders>
            <w:vAlign w:val="center"/>
          </w:tcPr>
          <w:p w14:paraId="5A00018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w:t>
            </w:r>
          </w:p>
        </w:tc>
        <w:tc>
          <w:tcPr>
            <w:tcW w:w="1500" w:type="dxa"/>
            <w:tcBorders>
              <w:top w:val="nil"/>
              <w:left w:val="nil"/>
              <w:bottom w:val="nil"/>
              <w:right w:val="nil"/>
            </w:tcBorders>
            <w:vAlign w:val="center"/>
          </w:tcPr>
          <w:p w14:paraId="5A00018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33</w:t>
            </w:r>
          </w:p>
        </w:tc>
        <w:tc>
          <w:tcPr>
            <w:tcW w:w="1200" w:type="dxa"/>
            <w:tcBorders>
              <w:top w:val="nil"/>
              <w:left w:val="nil"/>
              <w:bottom w:val="nil"/>
              <w:right w:val="nil"/>
            </w:tcBorders>
            <w:vAlign w:val="center"/>
          </w:tcPr>
          <w:p w14:paraId="5A00019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26</w:t>
            </w:r>
          </w:p>
        </w:tc>
        <w:tc>
          <w:tcPr>
            <w:tcW w:w="1300" w:type="dxa"/>
            <w:tcBorders>
              <w:top w:val="nil"/>
              <w:left w:val="nil"/>
              <w:bottom w:val="nil"/>
              <w:right w:val="nil"/>
            </w:tcBorders>
            <w:vAlign w:val="center"/>
          </w:tcPr>
          <w:p w14:paraId="5A00019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78.8 %</w:t>
            </w:r>
          </w:p>
        </w:tc>
        <w:tc>
          <w:tcPr>
            <w:tcW w:w="1400" w:type="dxa"/>
            <w:tcBorders>
              <w:top w:val="nil"/>
              <w:left w:val="nil"/>
              <w:bottom w:val="nil"/>
              <w:right w:val="nil"/>
            </w:tcBorders>
            <w:vAlign w:val="center"/>
          </w:tcPr>
          <w:p w14:paraId="5A00019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62.2 – 89.3</w:t>
            </w:r>
          </w:p>
        </w:tc>
      </w:tr>
      <w:tr>
        <w:trPr>
          <w:cantSplit/>
          <w:jc w:val="center"/>
        </w:trPr>
        <w:tc>
          <w:tcPr>
            <w:tcW w:w="1000" w:type="dxa"/>
            <w:tcBorders>
              <w:top w:val="nil"/>
              <w:left w:val="nil"/>
              <w:bottom w:val="single" w:sz="4" w:space="0" w:color="auto"/>
              <w:right w:val="nil"/>
            </w:tcBorders>
            <w:vAlign w:val="center"/>
          </w:tcPr>
          <w:p w14:paraId="5A000193"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single" w:sz="4" w:space="0" w:color="auto"/>
              <w:right w:val="nil"/>
            </w:tcBorders>
            <w:vAlign w:val="center"/>
          </w:tcPr>
          <w:p w14:paraId="5A000194"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Sunblotch</w:t>
            </w:r>
          </w:p>
        </w:tc>
        <w:tc>
          <w:tcPr>
            <w:tcW w:w="1500" w:type="dxa"/>
            <w:tcBorders>
              <w:top w:val="nil"/>
              <w:left w:val="nil"/>
              <w:bottom w:val="single" w:sz="4" w:space="0" w:color="auto"/>
              <w:right w:val="nil"/>
            </w:tcBorders>
            <w:vAlign w:val="center"/>
          </w:tcPr>
          <w:p w14:paraId="5A00019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22</w:t>
            </w:r>
          </w:p>
        </w:tc>
        <w:tc>
          <w:tcPr>
            <w:tcW w:w="1200" w:type="dxa"/>
            <w:tcBorders>
              <w:top w:val="nil"/>
              <w:left w:val="nil"/>
              <w:bottom w:val="single" w:sz="4" w:space="0" w:color="auto"/>
              <w:right w:val="nil"/>
            </w:tcBorders>
            <w:vAlign w:val="center"/>
          </w:tcPr>
          <w:p w14:paraId="5A000196"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17</w:t>
            </w:r>
          </w:p>
        </w:tc>
        <w:tc>
          <w:tcPr>
            <w:tcW w:w="1300" w:type="dxa"/>
            <w:tcBorders>
              <w:top w:val="nil"/>
              <w:left w:val="nil"/>
              <w:bottom w:val="single" w:sz="4" w:space="0" w:color="auto"/>
              <w:right w:val="nil"/>
            </w:tcBorders>
            <w:vAlign w:val="center"/>
          </w:tcPr>
          <w:p w14:paraId="5A000197"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77.3 %</w:t>
            </w:r>
          </w:p>
        </w:tc>
        <w:tc>
          <w:tcPr>
            <w:tcW w:w="1400" w:type="dxa"/>
            <w:tcBorders>
              <w:top w:val="nil"/>
              <w:left w:val="nil"/>
              <w:bottom w:val="single" w:sz="4" w:space="0" w:color="auto"/>
              <w:right w:val="nil"/>
            </w:tcBorders>
            <w:vAlign w:val="center"/>
          </w:tcPr>
          <w:p w14:paraId="5A00019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56.6 – 89.9</w:t>
            </w:r>
          </w:p>
        </w:tc>
      </w:tr>
    </w:tbl>
    <w:p w14:paraId="5A000199"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Una afección se consideró detectada si el sistema emitió al menos una detección de esa clase con confianza ≥ 0.35. Intervalos de Wilson.</w:t>
      </w:r>
    </w:p>
    <w:p w14:paraId="5A00019A" w14:textId="77777777">
      <w:pPr>
        <w:pStyle w:val="APA7"/>
      </w:pPr>
      <w:r>
        <w:t xml:space="preserve">Los resultados de la Tabla 12 mostraron que todas las afecciones superaron una tasa de detección del 70 %. En los frutos, la cercospora alcanzó la mayor tasa (85.0 %), seguida de la roña (79.5 %), la pudrición peduncular (78.8 %), el sunblotch (77.3 %) y la antracnosis (70.6 %). En las hojas, la deficiencia nutricional fue detectada en el 97.1 % de los casos, la antracnosis en el 81.5 % y las plagas en el 78.3 %. Debido a que la antracnosis es la principal causa de descarte del fruto en poscosecha, su detección en hoja y en fruto resultó determinante para la prevención de pérdidas.</w:t>
      </w:r>
    </w:p>
    <w:p w14:paraId="5A00019B" w14:textId="77777777">
      <w:pPr>
        <w:pStyle w:val="APA7"/>
      </w:pPr>
      <w:r>
        <w:t xml:space="preserve">Con el fin de aproximar la capacidad de detección temprana, se analizó la sensibilidad del sistema según el tamaño de la lesión, considerando que las lesiones de menor tamaño corresponden, por lo general, a estadios iniciales de la enfermedad. Se calculó el porcentaje de lesiones etiquetadas que fueron localizadas por el sistema con la clase correcta (IoU ≥ 0.50), agrupadas según la proporción del área de la imagen que ocupaban (Tabla 13).</w:t>
      </w:r>
    </w:p>
    <w:p w14:paraId="5A00019C" w14:textId="77777777">
      <w:pPr>
        <w:pStyle w:val="TABLA0"/>
        <w:keepNext/>
        <w:keepLines/>
      </w:pPr>
      <w:r>
        <w:t xml:space="preserve">Tabla </w:t>
        <w:fldChar w:fldCharType="begin"/>
        <w:instrText xml:space="preserve"> SEQ Tabla \* ARABIC </w:instrText>
        <w:fldChar w:fldCharType="separate"/>
      </w:r>
      <w:r>
        <w:rPr>
          <w:noProof/>
        </w:rPr>
        <w:t>13</w:t>
      </w:r>
      <w:r>
        <w:fldChar w:fldCharType="end"/>
        <w:br/>
      </w:r>
      <w:r>
        <w:rPr>
          <w:b w:val="0"/>
          <w:bCs w:val="0"/>
          <w:i/>
          <w:iCs/>
        </w:rPr>
        <w:t xml:space="preserve">Sensibilidad según el tamaño de la lesión</w:t>
      </w:r>
    </w:p>
    <w:tbl>
      <w:tblPr>
        <w:tblStyle w:val="Tablaconcuadrcula"/>
        <w:tblW w:w="0" w:type="auto"/>
        <w:jc w:val="center"/>
        <w:tblLook w:val="04A0" w:firstRow="1" w:lastRow="0" w:firstColumn="1" w:lastColumn="0" w:noHBand="0" w:noVBand="1"/>
      </w:tblPr>
      <w:tblGrid>
        <w:gridCol w:w="2400"/>
        <w:gridCol w:w="1900"/>
        <w:gridCol w:w="1100"/>
        <w:gridCol w:w="1900"/>
        <w:gridCol w:w="1100"/>
      </w:tblGrid>
      <w:tr>
        <w:trPr>
          <w:tblHeader/>
          <w:jc w:val="center"/>
        </w:trPr>
        <w:tc>
          <w:tcPr>
            <w:tcW w:w="2400" w:type="dxa"/>
            <w:tcBorders>
              <w:top w:val="single" w:sz="4" w:space="0" w:color="auto"/>
              <w:left w:val="nil"/>
              <w:bottom w:val="single" w:sz="4" w:space="0" w:color="auto"/>
              <w:right w:val="nil"/>
            </w:tcBorders>
            <w:vAlign w:val="center"/>
          </w:tcPr>
          <w:p w14:paraId="5A00019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Tamaño de la lesión</w:t>
            </w:r>
          </w:p>
        </w:tc>
        <w:tc>
          <w:tcPr>
            <w:tcW w:w="1900" w:type="dxa"/>
            <w:tcBorders>
              <w:top w:val="single" w:sz="4" w:space="0" w:color="auto"/>
              <w:left w:val="nil"/>
              <w:bottom w:val="single" w:sz="4" w:space="0" w:color="auto"/>
              <w:right w:val="nil"/>
            </w:tcBorders>
            <w:vAlign w:val="center"/>
          </w:tcPr>
          <w:p w14:paraId="5A00019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Hojas: detectadas / total</w:t>
            </w:r>
          </w:p>
        </w:tc>
        <w:tc>
          <w:tcPr>
            <w:tcW w:w="1100" w:type="dxa"/>
            <w:tcBorders>
              <w:top w:val="single" w:sz="4" w:space="0" w:color="auto"/>
              <w:left w:val="nil"/>
              <w:bottom w:val="single" w:sz="4" w:space="0" w:color="auto"/>
              <w:right w:val="nil"/>
            </w:tcBorders>
            <w:vAlign w:val="center"/>
          </w:tcPr>
          <w:p w14:paraId="5A00019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Hojas: %</w:t>
            </w:r>
          </w:p>
        </w:tc>
        <w:tc>
          <w:tcPr>
            <w:tcW w:w="1900" w:type="dxa"/>
            <w:tcBorders>
              <w:top w:val="single" w:sz="4" w:space="0" w:color="auto"/>
              <w:left w:val="nil"/>
              <w:bottom w:val="single" w:sz="4" w:space="0" w:color="auto"/>
              <w:right w:val="nil"/>
            </w:tcBorders>
            <w:vAlign w:val="center"/>
          </w:tcPr>
          <w:p w14:paraId="5A0001A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Frutos: detectadas / total</w:t>
            </w:r>
          </w:p>
        </w:tc>
        <w:tc>
          <w:tcPr>
            <w:tcW w:w="1100" w:type="dxa"/>
            <w:tcBorders>
              <w:top w:val="single" w:sz="4" w:space="0" w:color="auto"/>
              <w:left w:val="nil"/>
              <w:bottom w:val="single" w:sz="4" w:space="0" w:color="auto"/>
              <w:right w:val="nil"/>
            </w:tcBorders>
            <w:vAlign w:val="center"/>
          </w:tcPr>
          <w:p w14:paraId="5A0001A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Frutos: %</w:t>
            </w:r>
          </w:p>
        </w:tc>
      </w:tr>
      <w:tr>
        <w:trPr>
          <w:cantSplit/>
          <w:jc w:val="center"/>
        </w:trPr>
        <w:tc>
          <w:tcPr>
            <w:tcW w:w="2400" w:type="dxa"/>
            <w:tcBorders>
              <w:top w:val="nil"/>
              <w:left w:val="nil"/>
              <w:bottom w:val="nil"/>
              <w:right w:val="nil"/>
            </w:tcBorders>
            <w:vAlign w:val="center"/>
          </w:tcPr>
          <w:p w14:paraId="5A0001A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Pequeña (&lt; 2 %)</w:t>
            </w:r>
          </w:p>
        </w:tc>
        <w:tc>
          <w:tcPr>
            <w:tcW w:w="1900" w:type="dxa"/>
            <w:tcBorders>
              <w:top w:val="nil"/>
              <w:left w:val="nil"/>
              <w:bottom w:val="nil"/>
              <w:right w:val="nil"/>
            </w:tcBorders>
            <w:vAlign w:val="center"/>
          </w:tcPr>
          <w:p w14:paraId="5A0001A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 / 0</w:t>
            </w:r>
          </w:p>
        </w:tc>
        <w:tc>
          <w:tcPr>
            <w:tcW w:w="1100" w:type="dxa"/>
            <w:tcBorders>
              <w:top w:val="nil"/>
              <w:left w:val="nil"/>
              <w:bottom w:val="nil"/>
              <w:right w:val="nil"/>
            </w:tcBorders>
            <w:vAlign w:val="center"/>
          </w:tcPr>
          <w:p w14:paraId="5A0001A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t>
            </w:r>
          </w:p>
        </w:tc>
        <w:tc>
          <w:tcPr>
            <w:tcW w:w="1900" w:type="dxa"/>
            <w:tcBorders>
              <w:top w:val="nil"/>
              <w:left w:val="nil"/>
              <w:bottom w:val="nil"/>
              <w:right w:val="nil"/>
            </w:tcBorders>
            <w:vAlign w:val="center"/>
          </w:tcPr>
          <w:p w14:paraId="5A0001A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 / 17</w:t>
            </w:r>
          </w:p>
        </w:tc>
        <w:tc>
          <w:tcPr>
            <w:tcW w:w="1100" w:type="dxa"/>
            <w:tcBorders>
              <w:top w:val="nil"/>
              <w:left w:val="nil"/>
              <w:bottom w:val="nil"/>
              <w:right w:val="nil"/>
            </w:tcBorders>
            <w:vAlign w:val="center"/>
          </w:tcPr>
          <w:p w14:paraId="5A0001A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0.0 %</w:t>
            </w:r>
          </w:p>
        </w:tc>
      </w:tr>
      <w:tr>
        <w:trPr>
          <w:cantSplit/>
          <w:jc w:val="center"/>
        </w:trPr>
        <w:tc>
          <w:tcPr>
            <w:tcW w:w="2400" w:type="dxa"/>
            <w:tcBorders>
              <w:top w:val="nil"/>
              <w:left w:val="nil"/>
              <w:bottom w:val="nil"/>
              <w:right w:val="nil"/>
            </w:tcBorders>
            <w:vAlign w:val="center"/>
          </w:tcPr>
          <w:p w14:paraId="5A0001A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Mediana (2 % – 10 %)</w:t>
            </w:r>
          </w:p>
        </w:tc>
        <w:tc>
          <w:tcPr>
            <w:tcW w:w="1900" w:type="dxa"/>
            <w:tcBorders>
              <w:top w:val="nil"/>
              <w:left w:val="nil"/>
              <w:bottom w:val="nil"/>
              <w:right w:val="nil"/>
            </w:tcBorders>
            <w:vAlign w:val="center"/>
          </w:tcPr>
          <w:p w14:paraId="5A0001A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 / 14</w:t>
            </w:r>
          </w:p>
        </w:tc>
        <w:tc>
          <w:tcPr>
            <w:tcW w:w="1100" w:type="dxa"/>
            <w:tcBorders>
              <w:top w:val="nil"/>
              <w:left w:val="nil"/>
              <w:bottom w:val="nil"/>
              <w:right w:val="nil"/>
            </w:tcBorders>
            <w:vAlign w:val="center"/>
          </w:tcPr>
          <w:p w14:paraId="5A0001A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35.7 %</w:t>
            </w:r>
          </w:p>
        </w:tc>
        <w:tc>
          <w:tcPr>
            <w:tcW w:w="1900" w:type="dxa"/>
            <w:tcBorders>
              <w:top w:val="nil"/>
              <w:left w:val="nil"/>
              <w:bottom w:val="nil"/>
              <w:right w:val="nil"/>
            </w:tcBorders>
            <w:vAlign w:val="center"/>
          </w:tcPr>
          <w:p w14:paraId="5A0001A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33 / 97</w:t>
            </w:r>
          </w:p>
        </w:tc>
        <w:tc>
          <w:tcPr>
            <w:tcW w:w="1100" w:type="dxa"/>
            <w:tcBorders>
              <w:top w:val="nil"/>
              <w:left w:val="nil"/>
              <w:bottom w:val="nil"/>
              <w:right w:val="nil"/>
            </w:tcBorders>
            <w:vAlign w:val="center"/>
          </w:tcPr>
          <w:p w14:paraId="5A0001A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34.0 %</w:t>
            </w:r>
          </w:p>
        </w:tc>
      </w:tr>
      <w:tr>
        <w:trPr>
          <w:cantSplit/>
          <w:jc w:val="center"/>
        </w:trPr>
        <w:tc>
          <w:tcPr>
            <w:tcW w:w="2400" w:type="dxa"/>
            <w:tcBorders>
              <w:top w:val="nil"/>
              <w:left w:val="nil"/>
              <w:bottom w:val="single" w:sz="4" w:space="0" w:color="auto"/>
              <w:right w:val="nil"/>
            </w:tcBorders>
            <w:vAlign w:val="center"/>
          </w:tcPr>
          <w:p w14:paraId="5A0001AC"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Grande (&gt; 10 %)</w:t>
            </w:r>
          </w:p>
        </w:tc>
        <w:tc>
          <w:tcPr>
            <w:tcW w:w="1900" w:type="dxa"/>
            <w:tcBorders>
              <w:top w:val="nil"/>
              <w:left w:val="nil"/>
              <w:bottom w:val="single" w:sz="4" w:space="0" w:color="auto"/>
              <w:right w:val="nil"/>
            </w:tcBorders>
            <w:vAlign w:val="center"/>
          </w:tcPr>
          <w:p w14:paraId="5A0001A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161 / 193</w:t>
            </w:r>
          </w:p>
        </w:tc>
        <w:tc>
          <w:tcPr>
            <w:tcW w:w="1100" w:type="dxa"/>
            <w:tcBorders>
              <w:top w:val="nil"/>
              <w:left w:val="nil"/>
              <w:bottom w:val="single" w:sz="4" w:space="0" w:color="auto"/>
              <w:right w:val="nil"/>
            </w:tcBorders>
            <w:vAlign w:val="center"/>
          </w:tcPr>
          <w:p w14:paraId="5A0001A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83.4 %</w:t>
            </w:r>
          </w:p>
        </w:tc>
        <w:tc>
          <w:tcPr>
            <w:tcW w:w="1900" w:type="dxa"/>
            <w:tcBorders>
              <w:top w:val="nil"/>
              <w:left w:val="nil"/>
              <w:bottom w:val="single" w:sz="4" w:space="0" w:color="auto"/>
              <w:right w:val="nil"/>
            </w:tcBorders>
            <w:vAlign w:val="center"/>
          </w:tcPr>
          <w:p w14:paraId="5A0001A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242 / 317</w:t>
            </w:r>
          </w:p>
        </w:tc>
        <w:tc>
          <w:tcPr>
            <w:tcW w:w="1100" w:type="dxa"/>
            <w:tcBorders>
              <w:top w:val="nil"/>
              <w:left w:val="nil"/>
              <w:bottom w:val="single" w:sz="4" w:space="0" w:color="auto"/>
              <w:right w:val="nil"/>
            </w:tcBorders>
            <w:vAlign w:val="center"/>
          </w:tcPr>
          <w:p w14:paraId="5A0001B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76.3 %</w:t>
            </w:r>
          </w:p>
        </w:tc>
      </w:tr>
    </w:tbl>
    <w:p w14:paraId="5A0001B1"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Tamaño expresado como proporción del área de la imagen ocupada por la caja delimitadora de la lesión. Se excluyeron las clases sanas.</w:t>
      </w:r>
    </w:p>
    <w:p w14:paraId="5A0001B2" w14:textId="77777777">
      <w:pPr>
        <w:pStyle w:val="APA7"/>
      </w:pPr>
      <w:r>
        <w:t xml:space="preserve">Como se aprecia en la Tabla 13, la sensibilidad del sistema dependió del tamaño de la lesión: en los frutos, se localizó el 76.3 % de las lesiones grandes, el 34.0 % de las medianas y ninguna de las 17 lesiones pequeñas; en las hojas, se localizó el 83.4 % de las lesiones grandes y el 35.7 % de las medianas. Este resultado indicó que la detección temprana fue efectiva cuando la lesión ocupó una porción visible del órgano fotografiado, por lo que el protocolo de captura en campo debió privilegiar tomas cercanas que encuadren un solo fruto u hoja. La comparación del descarte antes y después de la implementación se presenta en la Tabla 14.</w:t>
      </w:r>
    </w:p>
    <w:p w14:paraId="5A0001B3" w14:textId="77777777">
      <w:pPr>
        <w:pStyle w:val="TABLA0"/>
        <w:keepNext/>
        <w:keepLines/>
      </w:pPr>
      <w:r>
        <w:t xml:space="preserve">Tabla </w:t>
        <w:fldChar w:fldCharType="begin"/>
        <w:instrText xml:space="preserve"> SEQ Tabla \* ARABIC </w:instrText>
        <w:fldChar w:fldCharType="separate"/>
      </w:r>
      <w:r>
        <w:rPr>
          <w:noProof/>
        </w:rPr>
        <w:t>14</w:t>
      </w:r>
      <w:r>
        <w:fldChar w:fldCharType="end"/>
        <w:br/>
      </w:r>
      <w:r>
        <w:rPr>
          <w:b w:val="0"/>
          <w:bCs w:val="0"/>
          <w:i/>
          <w:iCs/>
        </w:rPr>
        <w:t xml:space="preserve">Pérdidas por descarte antes y después de la implementación</w:t>
      </w:r>
    </w:p>
    <w:tbl>
      <w:tblPr>
        <w:tblStyle w:val="Tablaconcuadrcula"/>
        <w:tblW w:w="0" w:type="auto"/>
        <w:jc w:val="center"/>
        <w:tblLook w:val="04A0" w:firstRow="1" w:lastRow="0" w:firstColumn="1" w:lastColumn="0" w:noHBand="0" w:noVBand="1"/>
      </w:tblPr>
      <w:tblGrid>
        <w:gridCol w:w="3000"/>
        <w:gridCol w:w="1400"/>
        <w:gridCol w:w="1400"/>
        <w:gridCol w:w="1300"/>
        <w:gridCol w:w="1400"/>
      </w:tblGrid>
      <w:tr>
        <w:trPr>
          <w:tblHeader/>
          <w:jc w:val="center"/>
        </w:trPr>
        <w:tc>
          <w:tcPr>
            <w:tcW w:w="3000" w:type="dxa"/>
            <w:tcBorders>
              <w:top w:val="single" w:sz="4" w:space="0" w:color="auto"/>
              <w:left w:val="nil"/>
              <w:bottom w:val="single" w:sz="4" w:space="0" w:color="auto"/>
              <w:right w:val="nil"/>
            </w:tcBorders>
            <w:vAlign w:val="center"/>
          </w:tcPr>
          <w:p w14:paraId="5A0001B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400" w:type="dxa"/>
            <w:tcBorders>
              <w:top w:val="single" w:sz="4" w:space="0" w:color="auto"/>
              <w:left w:val="nil"/>
              <w:bottom w:val="single" w:sz="4" w:space="0" w:color="auto"/>
              <w:right w:val="nil"/>
            </w:tcBorders>
            <w:vAlign w:val="center"/>
          </w:tcPr>
          <w:p w14:paraId="5A0001B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Preprueba</w:t>
            </w:r>
          </w:p>
        </w:tc>
        <w:tc>
          <w:tcPr>
            <w:tcW w:w="1400" w:type="dxa"/>
            <w:tcBorders>
              <w:top w:val="single" w:sz="4" w:space="0" w:color="auto"/>
              <w:left w:val="nil"/>
              <w:bottom w:val="single" w:sz="4" w:space="0" w:color="auto"/>
              <w:right w:val="nil"/>
            </w:tcBorders>
            <w:vAlign w:val="center"/>
          </w:tcPr>
          <w:p w14:paraId="5A0001B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Posprueba</w:t>
            </w:r>
          </w:p>
        </w:tc>
        <w:tc>
          <w:tcPr>
            <w:tcW w:w="1300" w:type="dxa"/>
            <w:tcBorders>
              <w:top w:val="single" w:sz="4" w:space="0" w:color="auto"/>
              <w:left w:val="nil"/>
              <w:bottom w:val="single" w:sz="4" w:space="0" w:color="auto"/>
              <w:right w:val="nil"/>
            </w:tcBorders>
            <w:vAlign w:val="center"/>
          </w:tcPr>
          <w:p w14:paraId="5A0001B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Diferencia</w:t>
            </w:r>
          </w:p>
        </w:tc>
        <w:tc>
          <w:tcPr>
            <w:tcW w:w="1400" w:type="dxa"/>
            <w:tcBorders>
              <w:top w:val="single" w:sz="4" w:space="0" w:color="auto"/>
              <w:left w:val="nil"/>
              <w:bottom w:val="single" w:sz="4" w:space="0" w:color="auto"/>
              <w:right w:val="nil"/>
            </w:tcBorders>
            <w:vAlign w:val="center"/>
          </w:tcPr>
          <w:p w14:paraId="5A0001B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Reducción (%)</w:t>
            </w:r>
          </w:p>
        </w:tc>
      </w:tr>
      <w:tr>
        <w:trPr>
          <w:cantSplit/>
          <w:jc w:val="center"/>
        </w:trPr>
        <w:tc>
          <w:tcPr>
            <w:tcW w:w="3000" w:type="dxa"/>
            <w:tcBorders>
              <w:top w:val="nil"/>
              <w:left w:val="nil"/>
              <w:bottom w:val="nil"/>
              <w:right w:val="nil"/>
            </w:tcBorders>
            <w:vAlign w:val="center"/>
          </w:tcPr>
          <w:p w14:paraId="5A0001B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w:t>
            </w:r>
          </w:p>
        </w:tc>
        <w:tc>
          <w:tcPr>
            <w:tcW w:w="1400" w:type="dxa"/>
            <w:tcBorders>
              <w:top w:val="nil"/>
              <w:left w:val="nil"/>
              <w:bottom w:val="nil"/>
              <w:right w:val="nil"/>
            </w:tcBorders>
            <w:vAlign w:val="center"/>
          </w:tcPr>
          <w:p w14:paraId="5A0001B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400" w:type="dxa"/>
            <w:tcBorders>
              <w:top w:val="nil"/>
              <w:left w:val="nil"/>
              <w:bottom w:val="nil"/>
              <w:right w:val="nil"/>
            </w:tcBorders>
            <w:vAlign w:val="center"/>
          </w:tcPr>
          <w:p w14:paraId="5A0001B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nil"/>
              <w:right w:val="nil"/>
            </w:tcBorders>
            <w:vAlign w:val="center"/>
          </w:tcPr>
          <w:p w14:paraId="5A0001B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400" w:type="dxa"/>
            <w:tcBorders>
              <w:top w:val="nil"/>
              <w:left w:val="nil"/>
              <w:bottom w:val="nil"/>
              <w:right w:val="nil"/>
            </w:tcBorders>
            <w:vAlign w:val="center"/>
          </w:tcPr>
          <w:p w14:paraId="5A0001B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r>
      <w:tr>
        <w:trPr>
          <w:cantSplit/>
          <w:jc w:val="center"/>
        </w:trPr>
        <w:tc>
          <w:tcPr>
            <w:tcW w:w="3000" w:type="dxa"/>
            <w:tcBorders>
              <w:top w:val="nil"/>
              <w:left w:val="nil"/>
              <w:bottom w:val="nil"/>
              <w:right w:val="nil"/>
            </w:tcBorders>
            <w:vAlign w:val="center"/>
          </w:tcPr>
          <w:p w14:paraId="5A0001B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exportables (%)</w:t>
            </w:r>
          </w:p>
        </w:tc>
        <w:tc>
          <w:tcPr>
            <w:tcW w:w="1400" w:type="dxa"/>
            <w:tcBorders>
              <w:top w:val="nil"/>
              <w:left w:val="nil"/>
              <w:bottom w:val="nil"/>
              <w:right w:val="nil"/>
            </w:tcBorders>
            <w:vAlign w:val="center"/>
          </w:tcPr>
          <w:p w14:paraId="5A0001B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400" w:type="dxa"/>
            <w:tcBorders>
              <w:top w:val="nil"/>
              <w:left w:val="nil"/>
              <w:bottom w:val="nil"/>
              <w:right w:val="nil"/>
            </w:tcBorders>
            <w:vAlign w:val="center"/>
          </w:tcPr>
          <w:p w14:paraId="5A0001C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nil"/>
              <w:right w:val="nil"/>
            </w:tcBorders>
            <w:vAlign w:val="center"/>
          </w:tcPr>
          <w:p w14:paraId="5A0001C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400" w:type="dxa"/>
            <w:tcBorders>
              <w:top w:val="nil"/>
              <w:left w:val="nil"/>
              <w:bottom w:val="nil"/>
              <w:right w:val="nil"/>
            </w:tcBorders>
            <w:vAlign w:val="center"/>
          </w:tcPr>
          <w:p w14:paraId="5A0001C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r>
      <w:tr>
        <w:trPr>
          <w:cantSplit/>
          <w:jc w:val="center"/>
        </w:trPr>
        <w:tc>
          <w:tcPr>
            <w:tcW w:w="3000" w:type="dxa"/>
            <w:tcBorders>
              <w:top w:val="nil"/>
              <w:left w:val="nil"/>
              <w:bottom w:val="single" w:sz="4" w:space="0" w:color="auto"/>
              <w:right w:val="nil"/>
            </w:tcBorders>
            <w:vAlign w:val="center"/>
          </w:tcPr>
          <w:p w14:paraId="5A0001C3"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Pérdidas económicas estimadas (S/)</w:t>
            </w:r>
          </w:p>
        </w:tc>
        <w:tc>
          <w:tcPr>
            <w:tcW w:w="1400" w:type="dxa"/>
            <w:tcBorders>
              <w:top w:val="nil"/>
              <w:left w:val="nil"/>
              <w:bottom w:val="single" w:sz="4" w:space="0" w:color="auto"/>
              <w:right w:val="nil"/>
            </w:tcBorders>
            <w:vAlign w:val="center"/>
          </w:tcPr>
          <w:p w14:paraId="5A0001C4"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400" w:type="dxa"/>
            <w:tcBorders>
              <w:top w:val="nil"/>
              <w:left w:val="nil"/>
              <w:bottom w:val="single" w:sz="4" w:space="0" w:color="auto"/>
              <w:right w:val="nil"/>
            </w:tcBorders>
            <w:vAlign w:val="center"/>
          </w:tcPr>
          <w:p w14:paraId="5A0001C5"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300" w:type="dxa"/>
            <w:tcBorders>
              <w:top w:val="nil"/>
              <w:left w:val="nil"/>
              <w:bottom w:val="single" w:sz="4" w:space="0" w:color="auto"/>
              <w:right w:val="nil"/>
            </w:tcBorders>
            <w:vAlign w:val="center"/>
          </w:tcPr>
          <w:p w14:paraId="5A0001C6"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c>
          <w:tcPr>
            <w:tcW w:w="1400" w:type="dxa"/>
            <w:tcBorders>
              <w:top w:val="nil"/>
              <w:left w:val="nil"/>
              <w:bottom w:val="single" w:sz="4" w:space="0" w:color="auto"/>
              <w:right w:val="nil"/>
            </w:tcBorders>
            <w:vAlign w:val="center"/>
          </w:tcPr>
          <w:p w14:paraId="5A0001C7" w14:textId="77777777">
            <w:pPr>
              <w:widowControl/>
              <w:autoSpaceDE/>
              <w:autoSpaceDN/>
              <w:spacing w:before="40" w:after="40" w:line="240" w:lineRule="auto"/>
              <w:ind w:firstLine="0"/>
              <w:jc w:val="center"/>
              <w:rPr>
                <w:rFonts w:cs="Times New Roman"/>
                <w:sz w:val="20"/>
                <w:szCs w:val="20"/>
              </w:rPr>
            </w:pPr>
            <w:r>
              <w:rPr>
                <w:rFonts w:cs="Times New Roman"/>
                <w:sz w:val="20"/>
                <w:szCs w:val="20"/>
                <w:highlight w:val="yellow"/>
              </w:rPr>
              <w:t xml:space="preserve">Pendiente</w:t>
            </w:r>
          </w:p>
        </w:tc>
      </w:tr>
    </w:tbl>
    <w:p w14:paraId="5A0001C8"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sz w:val="20"/>
          <w:szCs w:val="20"/>
          <w:highlight w:val="yellow"/>
        </w:rPr>
        <w:t xml:space="preserve">Completar con los conteos de frutos descartados y exportables registrados en campo y el cuestionario de evaluación agronómica.</w:t>
      </w:r>
    </w:p>
    <w:p w14:paraId="5A0001C9" w14:textId="77777777">
      <w:pPr>
        <w:pStyle w:val="APA7"/>
        <w:rPr>
          <w:b/>
          <w:bCs/>
        </w:rPr>
      </w:pPr>
      <w:r>
        <w:rPr>
          <w:b/>
          <w:bCs/>
        </w:rPr>
        <w:t xml:space="preserve">Contraste de hipótesis</w:t>
      </w:r>
    </w:p>
    <w:p w14:paraId="5A0001CA" w14:textId="77777777">
      <w:pPr>
        <w:pStyle w:val="APA7"/>
      </w:pPr>
      <w:r>
        <w:t xml:space="preserve">Para la hipótesis específica 1 se contrastó si la exactitud diagnóstica del sistema superaba el umbral mínimo de desempeño del 70 % (H0: p ≤ 0.70; H1: p &gt; 0.70) mediante la prueba binomial exacta unilateral, con un nivel de significancia de 0.05. Adicionalmente, se contrastó la exactitud frente a la meta de coincidencia del 85 % establecida en la matriz de operacionalización. Los resultados se presentan en la Tabla 15.</w:t>
      </w:r>
    </w:p>
    <w:p w14:paraId="5A0001CB" w14:textId="77777777">
      <w:pPr>
        <w:pStyle w:val="TABLA0"/>
        <w:keepNext/>
        <w:keepLines/>
      </w:pPr>
      <w:r>
        <w:t xml:space="preserve">Tabla </w:t>
        <w:fldChar w:fldCharType="begin"/>
        <w:instrText xml:space="preserve"> SEQ Tabla \* ARABIC </w:instrText>
        <w:fldChar w:fldCharType="separate"/>
      </w:r>
      <w:r>
        <w:rPr>
          <w:noProof/>
        </w:rPr>
        <w:t>15</w:t>
      </w:r>
      <w:r>
        <w:fldChar w:fldCharType="end"/>
        <w:br/>
      </w:r>
      <w:r>
        <w:rPr>
          <w:b w:val="0"/>
          <w:bCs w:val="0"/>
          <w:i/>
          <w:iCs/>
        </w:rPr>
        <w:t xml:space="preserve">Prueba binomial exacta de la exactitud diagnóstica</w:t>
      </w:r>
    </w:p>
    <w:tbl>
      <w:tblPr>
        <w:tblStyle w:val="Tablaconcuadrcula"/>
        <w:tblW w:w="0" w:type="auto"/>
        <w:jc w:val="center"/>
        <w:tblLook w:val="04A0" w:firstRow="1" w:lastRow="0" w:firstColumn="1" w:lastColumn="0" w:noHBand="0" w:noVBand="1"/>
      </w:tblPr>
      <w:tblGrid>
        <w:gridCol w:w="1100"/>
        <w:gridCol w:w="1300"/>
        <w:gridCol w:w="1200"/>
        <w:gridCol w:w="1500"/>
        <w:gridCol w:w="1500"/>
        <w:gridCol w:w="2400"/>
      </w:tblGrid>
      <w:tr>
        <w:trPr>
          <w:tblHeader/>
          <w:jc w:val="center"/>
        </w:trPr>
        <w:tc>
          <w:tcPr>
            <w:tcW w:w="1100" w:type="dxa"/>
            <w:tcBorders>
              <w:top w:val="single" w:sz="4" w:space="0" w:color="auto"/>
              <w:left w:val="nil"/>
              <w:bottom w:val="single" w:sz="4" w:space="0" w:color="auto"/>
              <w:right w:val="nil"/>
            </w:tcBorders>
            <w:vAlign w:val="center"/>
          </w:tcPr>
          <w:p w14:paraId="5A0001C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1300" w:type="dxa"/>
            <w:tcBorders>
              <w:top w:val="single" w:sz="4" w:space="0" w:color="auto"/>
              <w:left w:val="nil"/>
              <w:bottom w:val="single" w:sz="4" w:space="0" w:color="auto"/>
              <w:right w:val="nil"/>
            </w:tcBorders>
            <w:vAlign w:val="center"/>
          </w:tcPr>
          <w:p w14:paraId="5A0001C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Aciertos / n</w:t>
            </w:r>
          </w:p>
        </w:tc>
        <w:tc>
          <w:tcPr>
            <w:tcW w:w="1200" w:type="dxa"/>
            <w:tcBorders>
              <w:top w:val="single" w:sz="4" w:space="0" w:color="auto"/>
              <w:left w:val="nil"/>
              <w:bottom w:val="single" w:sz="4" w:space="0" w:color="auto"/>
              <w:right w:val="nil"/>
            </w:tcBorders>
            <w:vAlign w:val="center"/>
          </w:tcPr>
          <w:p w14:paraId="5A0001C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Exactitud</w:t>
            </w:r>
          </w:p>
        </w:tc>
        <w:tc>
          <w:tcPr>
            <w:tcW w:w="1500" w:type="dxa"/>
            <w:tcBorders>
              <w:top w:val="single" w:sz="4" w:space="0" w:color="auto"/>
              <w:left w:val="nil"/>
              <w:bottom w:val="single" w:sz="4" w:space="0" w:color="auto"/>
              <w:right w:val="nil"/>
            </w:tcBorders>
            <w:vAlign w:val="center"/>
          </w:tcPr>
          <w:p w14:paraId="5A0001C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 (H0: p ≤ 0.70)</w:t>
            </w:r>
          </w:p>
        </w:tc>
        <w:tc>
          <w:tcPr>
            <w:tcW w:w="1500" w:type="dxa"/>
            <w:tcBorders>
              <w:top w:val="single" w:sz="4" w:space="0" w:color="auto"/>
              <w:left w:val="nil"/>
              <w:bottom w:val="single" w:sz="4" w:space="0" w:color="auto"/>
              <w:right w:val="nil"/>
            </w:tcBorders>
            <w:vAlign w:val="center"/>
          </w:tcPr>
          <w:p w14:paraId="5A0001D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 (H0: p ≤ 0.85)</w:t>
            </w:r>
          </w:p>
        </w:tc>
        <w:tc>
          <w:tcPr>
            <w:tcW w:w="2400" w:type="dxa"/>
            <w:tcBorders>
              <w:top w:val="single" w:sz="4" w:space="0" w:color="auto"/>
              <w:left w:val="nil"/>
              <w:bottom w:val="single" w:sz="4" w:space="0" w:color="auto"/>
              <w:right w:val="nil"/>
            </w:tcBorders>
            <w:vAlign w:val="center"/>
          </w:tcPr>
          <w:p w14:paraId="5A0001D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Decisión</w:t>
            </w:r>
          </w:p>
        </w:tc>
      </w:tr>
      <w:tr>
        <w:trPr>
          <w:cantSplit/>
          <w:jc w:val="center"/>
        </w:trPr>
        <w:tc>
          <w:tcPr>
            <w:tcW w:w="1100" w:type="dxa"/>
            <w:tcBorders>
              <w:top w:val="nil"/>
              <w:left w:val="nil"/>
              <w:bottom w:val="nil"/>
              <w:right w:val="nil"/>
            </w:tcBorders>
            <w:vAlign w:val="center"/>
          </w:tcPr>
          <w:p w14:paraId="5A0001D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1300" w:type="dxa"/>
            <w:tcBorders>
              <w:top w:val="nil"/>
              <w:left w:val="nil"/>
              <w:bottom w:val="nil"/>
              <w:right w:val="nil"/>
            </w:tcBorders>
            <w:vAlign w:val="center"/>
          </w:tcPr>
          <w:p w14:paraId="5A0001D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217 / 237</w:t>
            </w:r>
          </w:p>
        </w:tc>
        <w:tc>
          <w:tcPr>
            <w:tcW w:w="1200" w:type="dxa"/>
            <w:tcBorders>
              <w:top w:val="nil"/>
              <w:left w:val="nil"/>
              <w:bottom w:val="nil"/>
              <w:right w:val="nil"/>
            </w:tcBorders>
            <w:vAlign w:val="center"/>
          </w:tcPr>
          <w:p w14:paraId="5A0001D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91.6 %</w:t>
            </w:r>
          </w:p>
        </w:tc>
        <w:tc>
          <w:tcPr>
            <w:tcW w:w="1500" w:type="dxa"/>
            <w:tcBorders>
              <w:top w:val="nil"/>
              <w:left w:val="nil"/>
              <w:bottom w:val="nil"/>
              <w:right w:val="nil"/>
            </w:tcBorders>
            <w:vAlign w:val="center"/>
          </w:tcPr>
          <w:p w14:paraId="5A0001D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500" w:type="dxa"/>
            <w:tcBorders>
              <w:top w:val="nil"/>
              <w:left w:val="nil"/>
              <w:bottom w:val="nil"/>
              <w:right w:val="nil"/>
            </w:tcBorders>
            <w:vAlign w:val="center"/>
          </w:tcPr>
          <w:p w14:paraId="5A0001D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0.002</w:t>
            </w:r>
          </w:p>
        </w:tc>
        <w:tc>
          <w:tcPr>
            <w:tcW w:w="2400" w:type="dxa"/>
            <w:tcBorders>
              <w:top w:val="nil"/>
              <w:left w:val="nil"/>
              <w:bottom w:val="nil"/>
              <w:right w:val="nil"/>
            </w:tcBorders>
            <w:vAlign w:val="center"/>
          </w:tcPr>
          <w:p w14:paraId="5A0001D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Se rechaza H0 en ambos umbrales</w:t>
            </w:r>
          </w:p>
        </w:tc>
      </w:tr>
      <w:tr>
        <w:trPr>
          <w:cantSplit/>
          <w:jc w:val="center"/>
        </w:trPr>
        <w:tc>
          <w:tcPr>
            <w:tcW w:w="1100" w:type="dxa"/>
            <w:tcBorders>
              <w:top w:val="nil"/>
              <w:left w:val="nil"/>
              <w:bottom w:val="single" w:sz="4" w:space="0" w:color="auto"/>
              <w:right w:val="nil"/>
            </w:tcBorders>
            <w:vAlign w:val="center"/>
          </w:tcPr>
          <w:p w14:paraId="5A0001D8"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1300" w:type="dxa"/>
            <w:tcBorders>
              <w:top w:val="nil"/>
              <w:left w:val="nil"/>
              <w:bottom w:val="single" w:sz="4" w:space="0" w:color="auto"/>
              <w:right w:val="nil"/>
            </w:tcBorders>
            <w:vAlign w:val="center"/>
          </w:tcPr>
          <w:p w14:paraId="5A0001D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330 / 381</w:t>
            </w:r>
          </w:p>
        </w:tc>
        <w:tc>
          <w:tcPr>
            <w:tcW w:w="1200" w:type="dxa"/>
            <w:tcBorders>
              <w:top w:val="nil"/>
              <w:left w:val="nil"/>
              <w:bottom w:val="single" w:sz="4" w:space="0" w:color="auto"/>
              <w:right w:val="nil"/>
            </w:tcBorders>
            <w:vAlign w:val="center"/>
          </w:tcPr>
          <w:p w14:paraId="5A0001D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86.6 %</w:t>
            </w:r>
          </w:p>
        </w:tc>
        <w:tc>
          <w:tcPr>
            <w:tcW w:w="1500" w:type="dxa"/>
            <w:tcBorders>
              <w:top w:val="nil"/>
              <w:left w:val="nil"/>
              <w:bottom w:val="single" w:sz="4" w:space="0" w:color="auto"/>
              <w:right w:val="nil"/>
            </w:tcBorders>
            <w:vAlign w:val="center"/>
          </w:tcPr>
          <w:p w14:paraId="5A0001D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500" w:type="dxa"/>
            <w:tcBorders>
              <w:top w:val="nil"/>
              <w:left w:val="nil"/>
              <w:bottom w:val="single" w:sz="4" w:space="0" w:color="auto"/>
              <w:right w:val="nil"/>
            </w:tcBorders>
            <w:vAlign w:val="center"/>
          </w:tcPr>
          <w:p w14:paraId="5A0001D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0.210</w:t>
            </w:r>
          </w:p>
        </w:tc>
        <w:tc>
          <w:tcPr>
            <w:tcW w:w="2400" w:type="dxa"/>
            <w:tcBorders>
              <w:top w:val="nil"/>
              <w:left w:val="nil"/>
              <w:bottom w:val="single" w:sz="4" w:space="0" w:color="auto"/>
              <w:right w:val="nil"/>
            </w:tcBorders>
            <w:vAlign w:val="center"/>
          </w:tcPr>
          <w:p w14:paraId="5A0001D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Se rechaza H0 solo para el 70 %</w:t>
            </w:r>
          </w:p>
        </w:tc>
      </w:tr>
    </w:tbl>
    <w:p w14:paraId="5A0001DE"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Prueba binomial exacta unilateral (α = 0.05) sobre el split de prueba.</w:t>
      </w:r>
    </w:p>
    <w:p w14:paraId="5A0001DF" w14:textId="77777777">
      <w:pPr>
        <w:pStyle w:val="APA7"/>
      </w:pPr>
      <w:r>
        <w:t xml:space="preserve">Los resultados permitieron rechazar la hipótesis nula para el umbral del 70 % en ambos modelos (p &lt; 0.001), con lo cual se aceptó la hipótesis específica 1: la implementación del sistema de visión computacional mejoró significativamente la precisión en el diagnóstico fitosanitario de la palta Hass, con un desempeño igual o superior al 70 % en mAP50 (hojas: 84.8 %; frutos: 76.4 %). Respecto de la meta del 85 %, el modelo de hojas la superó de forma significativa (p = 0.002), mientras que en el modelo de frutos la diferencia no fue significativa (p = 0.210).</w:t>
      </w:r>
    </w:p>
    <w:p w14:paraId="5A0001E0" w14:textId="77777777">
      <w:pPr>
        <w:pStyle w:val="APA7"/>
      </w:pPr>
      <w:r>
        <w:t xml:space="preserve">Las hipótesis específicas 2 y 3, así como la hipótesis general, requieren las mediciones de preprueba y posprueba realizadas en los 100 árboles de la muestra. Para su contraste se aplicará la prueba de normalidad de Shapiro-Wilk a las diferencias pareadas y, según su resultado, la prueba t de Student para muestras relacionadas o la prueba de rangos con signo de Wilcoxon. </w:t>
      </w:r>
      <w:r>
        <w:rPr>
          <w:highlight w:val="yellow"/>
        </w:rPr>
        <w:t xml:space="preserve">Pendiente: completar con los datos de campo.</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229" w:name="_Toc208772362"/>
      <w:r>
        <w:lastRenderedPageBreak/>
        <w:t xml:space="preserve">CAPÍTULO IV: </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t>DISCUSIÓN Y CONCLUSIONES</w:t>
      </w:r>
      <w:bookmarkEnd w:id="130"/>
      <w:bookmarkEnd w:id="221"/>
      <w:bookmarkEnd w:id="222"/>
      <w:bookmarkEnd w:id="229"/>
    </w:p>
    <w:p w14:paraId="0B7FD420" w14:textId="201EAB35" w:rsidR="009639E5" w:rsidRPr="00DC42DE" w:rsidRDefault="003C34D1" w:rsidP="002F3C54">
      <w:pPr>
        <w:pStyle w:val="APA7"/>
      </w:pPr>
      <w:bookmarkStart w:id="230" w:name="_Toc482714975"/>
      <w:bookmarkStart w:id="231" w:name="_Toc482714991"/>
      <w:bookmarkStart w:id="232" w:name="_Toc482715001"/>
      <w:bookmarkStart w:id="233" w:name="_Toc482715011"/>
      <w:bookmarkStart w:id="234" w:name="_Toc482715021"/>
      <w:bookmarkStart w:id="235" w:name="_Toc482715031"/>
      <w:bookmarkStart w:id="236" w:name="_Toc482715041"/>
      <w:bookmarkStart w:id="237" w:name="_Toc482715051"/>
      <w:bookmarkStart w:id="238" w:name="_Toc482715061"/>
      <w:bookmarkStart w:id="239" w:name="_Toc482715071"/>
      <w:bookmarkStart w:id="240" w:name="_Toc482715081"/>
      <w:bookmarkStart w:id="241" w:name="_Toc482715091"/>
      <w:bookmarkStart w:id="242" w:name="_Toc482715101"/>
      <w:bookmarkStart w:id="243" w:name="_Toc482715111"/>
      <w:bookmarkStart w:id="244" w:name="_Toc482715301"/>
      <w:r>
        <w:t xml:space="preserve">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 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t xml:space="preserve">En relación con la reducción de barreras comerciales, los resultados mostraron una correlación positiva alta (ρ = 0.713; p &lt; 0.05), lo cual se ajusta a lo planteado por Testa y González (2024) 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lastRenderedPageBreak/>
        <w:t xml:space="preserve">Respecto a la dimensión de oportunidades de venta y visibilidad, los resultados mostraron un promedio de 4.47/5 y una correlación positiva alta (ρ = 0.769; p &lt; 0.05). Estos hallazgos coinciden con lo planteado por Medina (2019) y Centeno y Napán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t xml:space="preserve">Los hallazgos también guardan relación con lo expuesto por Bhatia (2021) y Nolasco et al. (2023) 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t>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Wilk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245" w:name="_Toc5178330"/>
      <w:bookmarkStart w:id="246" w:name="_Toc165296244"/>
      <w:bookmarkStart w:id="247" w:name="_Toc208772363"/>
    </w:p>
    <w:p w14:paraId="27DBC1EB" w14:textId="5E30D4FE" w:rsidR="004F7C38" w:rsidRPr="00CE5638" w:rsidRDefault="00624786" w:rsidP="00605215">
      <w:pPr>
        <w:keepNext/>
        <w:keepLines/>
        <w:widowControl/>
        <w:autoSpaceDE/>
        <w:autoSpaceDN/>
        <w:spacing w:before="120" w:after="120" w:line="480" w:lineRule="auto"/>
        <w:ind w:left="709" w:hanging="709"/>
        <w:jc w:val="center"/>
        <w:outlineLvl w:val="0"/>
        <w:rPr>
          <w:rFonts w:eastAsia="MS Gothic" w:cs="Times New Roman"/>
          <w:b/>
          <w:bCs/>
          <w:szCs w:val="24"/>
          <w:lang w:val="es-PE"/>
        </w:rPr>
      </w:pPr>
      <w:r>
        <w:rPr>
          <w:rStyle w:val="Ttulo1Car"/>
        </w:rPr>
        <w:lastRenderedPageBreak/>
        <w:t>REFERENCIA</w:t>
      </w:r>
      <w:r>
        <w:rPr>
          <w:rStyle w:val="Ttulo1Car"/>
          <w:lang w:val="es-PE"/>
        </w:rPr>
        <w:t>S</w:t>
      </w:r>
      <w:bookmarkStart w:id="248" w:name="_Hlk98442397"/>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284B20C" w14:textId="77777777" w:rsidR="00605215" w:rsidRPr="00641F5D" w:rsidRDefault="00605215" w:rsidP="00605215">
      <w:pPr>
        <w:spacing w:line="480" w:lineRule="auto"/>
        <w:ind w:left="709" w:hanging="709"/>
      </w:pPr>
      <w:bookmarkStart w:id="249" w:name="_Toc482714976"/>
      <w:bookmarkStart w:id="250" w:name="_Toc482714992"/>
      <w:bookmarkStart w:id="251" w:name="_Toc482715002"/>
      <w:bookmarkStart w:id="252" w:name="_Toc482715012"/>
      <w:bookmarkStart w:id="253" w:name="_Toc482715022"/>
      <w:bookmarkStart w:id="254" w:name="_Toc482715032"/>
      <w:bookmarkStart w:id="255" w:name="_Toc482715042"/>
      <w:bookmarkStart w:id="256" w:name="_Toc482715052"/>
      <w:bookmarkStart w:id="257" w:name="_Toc482715062"/>
      <w:bookmarkStart w:id="258" w:name="_Toc482715072"/>
      <w:bookmarkStart w:id="259" w:name="_Toc482715082"/>
      <w:bookmarkStart w:id="260" w:name="_Toc482715092"/>
      <w:bookmarkStart w:id="261" w:name="_Toc482715102"/>
      <w:bookmarkStart w:id="262" w:name="_Toc482715112"/>
      <w:bookmarkStart w:id="263" w:name="_Toc482715302"/>
      <w:bookmarkStart w:id="264" w:name="_Toc5178331"/>
      <w:bookmarkStart w:id="265" w:name="_Toc165296245"/>
      <w:bookmarkEnd w:id="248"/>
      <w:r>
        <w:t xml:space="preserve">Aboelenin, S., Elbasheer, F. A., Eltoukhy, M. M., El-Hady, W. M., &amp; Hosny, K. M. (2025). </w:t>
      </w:r>
      <w:r>
        <w:rPr>
          <w:lang w:val="en-US"/>
        </w:rPr>
        <w:t xml:space="preserve">A hybrid Framework for plant leaf disease detection and classification using convolutional neural networks and vision transformer. </w:t>
      </w:r>
      <w:r>
        <w:t xml:space="preserve">Complex &amp; Intelligent Systems, 11(2).</w:t>
      </w:r>
      <w:hyperlink r:id="rId25">
        <w:r>
          <w:t xml:space="preserve"> </w:t>
        </w:r>
      </w:hyperlink>
      <w:hyperlink r:id="rId26">
        <w:r>
          <w:rPr>
            <w:color w:val="0563C1"/>
          </w:rPr>
          <w:t>https://doi.org/10.1007/s40747-024-01764-x</w:t>
        </w:r>
      </w:hyperlink>
    </w:p>
    <w:p w14:paraId="77AF51FE" w14:textId="77777777" w:rsidR="00605215" w:rsidRPr="00A660B9" w:rsidRDefault="00605215" w:rsidP="00605215">
      <w:pPr>
        <w:spacing w:line="480" w:lineRule="auto"/>
        <w:ind w:left="709" w:hanging="709"/>
        <w:rPr>
          <w:lang w:val="en-US"/>
        </w:rPr>
      </w:pPr>
      <w:r>
        <w:rPr>
          <w:lang w:val="en-US"/>
        </w:rPr>
        <w:t xml:space="preserve">Abouelmagd, L. M., Shams, M. Y., Marie, H. S., &amp; Hassanien, A. E. (2024). An optimized capsule neural networks for tomato leaf disease classification. EURASIP Journal On Image And Video Processing, 2024(1).</w:t>
      </w:r>
      <w:hyperlink r:id="rId27">
        <w:r>
          <w:rPr>
            <w:lang w:val="en-US"/>
          </w:rPr>
          <w:t xml:space="preserve"> </w:t>
        </w:r>
      </w:hyperlink>
      <w:hyperlink r:id="rId28">
        <w:r>
          <w:rPr>
            <w:color w:val="0563C1"/>
            <w:lang w:val="en-US"/>
          </w:rPr>
          <w:t>https://doi.org/10.1186/s13640-023-00618-9</w:t>
        </w:r>
      </w:hyperlink>
    </w:p>
    <w:p w14:paraId="1BE98319" w14:textId="77777777" w:rsidR="00605215" w:rsidRPr="00641F5D" w:rsidRDefault="00605215" w:rsidP="00605215">
      <w:pPr>
        <w:spacing w:after="240" w:line="480" w:lineRule="auto"/>
        <w:ind w:left="709" w:hanging="709"/>
      </w:pPr>
      <w:r>
        <w:t>Acuña Chumpitazi, M. A., &amp; Tito Vargas, R. A. (2023). Diseño de un vehículo aéreo no tripulado con visión artificial para detección de plagas y malformaciones de cultivos en la localidad de Caqui, Huaral.</w:t>
      </w:r>
      <w:hyperlink r:id="rId29">
        <w:r>
          <w:t xml:space="preserve"> </w:t>
        </w:r>
      </w:hyperlink>
      <w:hyperlink r:id="rId30">
        <w:r>
          <w:rPr>
            <w:color w:val="0563C1"/>
          </w:rPr>
          <w:t>https://hdl.handle.net/20.500.14138/7071</w:t>
        </w:r>
      </w:hyperlink>
    </w:p>
    <w:p w14:paraId="68571971" w14:textId="77777777" w:rsidR="00605215" w:rsidRPr="00641F5D" w:rsidRDefault="00605215" w:rsidP="00605215">
      <w:pPr>
        <w:spacing w:after="120" w:line="480" w:lineRule="auto"/>
        <w:ind w:left="709" w:hanging="709"/>
      </w:pPr>
      <w:r>
        <w:t xml:space="preserve">Albanese, A., Nardello, M., &amp; Brunelli, D. (2021). </w:t>
      </w:r>
      <w:r>
        <w:rPr>
          <w:lang w:val="en-US"/>
        </w:rPr>
        <w:t>Automated Pest Detection with DNN on the Edge for Precision Agriculture. IEEE Journal on Emerging and Selected Topics in Circuits and Systems, 11(3), 458-467.</w:t>
      </w:r>
      <w:hyperlink r:id="rId31">
        <w:r>
          <w:rPr>
            <w:lang w:val="en-US"/>
          </w:rPr>
          <w:t xml:space="preserve"> </w:t>
        </w:r>
        <w:r>
          <w:rPr>
            <w:color w:val="0563C1"/>
          </w:rPr>
          <w:t>https://doi.org/10.1109/JETCAS.2021.3101740</w:t>
        </w:r>
      </w:hyperlink>
    </w:p>
    <w:p w14:paraId="7077E934" w14:textId="77777777" w:rsidR="00605215" w:rsidRPr="00641F5D" w:rsidRDefault="00605215" w:rsidP="00605215">
      <w:pPr>
        <w:spacing w:line="480" w:lineRule="auto"/>
        <w:ind w:left="709" w:hanging="709"/>
      </w:pPr>
      <w:r>
        <w:rPr>
          <w:lang w:val="en-US"/>
        </w:rPr>
        <w:t xml:space="preserve">Alhammad, S. M., Khafaga, D. S., El-Hady, W. M., Samy, F. M., &amp; Hosny, K. M. (2025b). Deep learning and explainable AI for classification of potato leaf diseases. </w:t>
      </w:r>
      <w:r>
        <w:t xml:space="preserve">Frontiers In Artificial Intelligence, 7, 1449329.</w:t>
      </w:r>
      <w:hyperlink r:id="rId32">
        <w:r>
          <w:t xml:space="preserve"> </w:t>
        </w:r>
      </w:hyperlink>
      <w:hyperlink r:id="rId33">
        <w:r>
          <w:rPr>
            <w:color w:val="0563C1"/>
          </w:rPr>
          <w:t>https://doi.org/10.3389/frai.2024.1449329</w:t>
        </w:r>
      </w:hyperlink>
    </w:p>
    <w:p w14:paraId="433A51F9" w14:textId="77777777" w:rsidR="00605215" w:rsidRPr="00641F5D" w:rsidRDefault="00605215" w:rsidP="00605215">
      <w:pPr>
        <w:spacing w:after="120" w:line="480" w:lineRule="auto"/>
        <w:ind w:left="709" w:hanging="709"/>
      </w:pPr>
      <w:commentRangeStart w:id="6"/>
      <w:del w:id="9057" w:author="Revision Claude" w:date="2026-10-19T00:00:00Z">
        <w:r>
          <w:lastRenderedPageBreak/>
          <w:delText xml:space="preserve">Antonio, M., Guerra, A., David, I. O., Aguirre, B., José, I., Molina, E. T., Cano, E., Marvin, I., &amp; Chang, M. (s/f). MANUAL DE IDENTIFICACIÓN DE PLAGAS Y ENFERMEDADES DEL CULTIVO DE AGUACATE (Persea americana) VAR. HASS EN GUATEMALA. Iica.int. Recuperado el 16 de junio de 2026, de </w:delText>
        </w:r>
      </w:del>
      <w:del w:id="9058" w:author="Revision Claude" w:date="2026-10-19T00:00:00Z">
        <w:r>
          <w:rPr>
            <w:color w:val="0563C1"/>
          </w:rPr>
          <w:delText>https://cria.iica.int/system/files/files/2025-03/Manual%20Aguacate-REV-FINAL-22-En-2020.pdf</w:delText>
        </w:r>
      </w:del>
      <w:ins w:id="9059" w:author="Revision Claude" w:date="2026-10-19T00:00:00Z">
        <w:r>
          <w:t xml:space="preserve">Arévalo Guerra, M. A., &amp; Bonilla Aguirre, O. D. (2025). Manual de identificación de plagas y enfermedades del cultivo de aguacate (Persea americana) var. Hass en Guatemala. Instituto Interamericano de Cooperación para la Agricultura. </w:t>
        </w:r>
      </w:ins>
      <w:hyperlink r:id="rIdRC1">
        <w:ins w:id="9060" w:author="Revision Claude" w:date="2026-10-19T00:00:00Z">
          <w:r>
            <w:rPr>
              <w:color w:val="0563C1"/>
            </w:rPr>
            <w:t xml:space="preserve">https://cria.iica.int/system/files/files/2025-03/Manual%20Aguacate-REV-FINAL-22-En-2020.pdf</w:t>
          </w:r>
        </w:ins>
      </w:hyperlink>
      <w:commentRangeEnd w:id="6"/>
      <w:r>
        <w:commentReference w:id="6"/>
      </w:r>
    </w:p>
    <w:p w14:paraId="2F678E75" w14:textId="77777777" w:rsidR="00605215" w:rsidRPr="00641F5D" w:rsidRDefault="00605215" w:rsidP="00605215">
      <w:pPr>
        <w:spacing w:line="480" w:lineRule="auto"/>
        <w:ind w:left="709" w:hanging="709"/>
      </w:pPr>
      <w:r>
        <w:rPr>
          <w:lang w:val="en-US"/>
        </w:rPr>
        <w:t xml:space="preserve">Bansal, S., Thapar, S., &amp; Kumar, A. (2026). A Comparative Analysis of Plant Leaf Disease Detection Combining Deep Learning and Machine Learning Models. </w:t>
      </w:r>
      <w:r>
        <w:t xml:space="preserve">National Academy Science Letters.</w:t>
      </w:r>
      <w:hyperlink r:id="rId34">
        <w:r>
          <w:t xml:space="preserve"> </w:t>
        </w:r>
      </w:hyperlink>
      <w:hyperlink r:id="rId35">
        <w:r>
          <w:rPr>
            <w:color w:val="0563C1"/>
          </w:rPr>
          <w:t>https://doi.org/10.1007/s40009-026-02247-y</w:t>
        </w:r>
      </w:hyperlink>
    </w:p>
    <w:p w14:paraId="32D0DF8B" w14:textId="77777777" w:rsidR="00605215" w:rsidRPr="00A660B9" w:rsidRDefault="00605215" w:rsidP="00605215">
      <w:pPr>
        <w:spacing w:after="240" w:line="480" w:lineRule="auto"/>
        <w:ind w:left="709" w:hanging="709"/>
        <w:rPr>
          <w:lang w:val="en-US"/>
        </w:rPr>
      </w:pPr>
      <w:r>
        <w:t xml:space="preserve">Blas Lozano, N. A., Rodriguez Uriarte, B. M., &amp; León León, R. A. (2025). Implementación de un Sistema de Visión Artificial para la Detección de Plagas en las Plantaciones de Tomate. En N. C. Callaos, J. Horne, B. Sanchez, &amp; A. Tremante (Eds.), CISCI 2025 - Vigesima Cuarta Conferencia Iberoamericana en Sistemas, Cibernetica e Informatica, Vigesimo Segundo Simposium Iberoamericano en Educacion, Cibernetica e Informatica, SIECI 2024 - Memorias (2025 ed., pp. 328-336). </w:t>
      </w:r>
      <w:r>
        <w:rPr>
          <w:lang w:val="en-US"/>
        </w:rPr>
        <w:t xml:space="preserve">International Institute of Informatics and Cybernetics. </w:t>
      </w:r>
      <w:r>
        <w:rPr>
          <w:color w:val="0563C1"/>
          <w:lang w:val="en-US"/>
        </w:rPr>
        <w:t>https://doi.org/10.54808/CISCI2025.01.328</w:t>
      </w:r>
    </w:p>
    <w:p w14:paraId="121CA473" w14:textId="77777777" w:rsidR="00605215" w:rsidRPr="00641F5D" w:rsidRDefault="00605215" w:rsidP="00605215">
      <w:pPr>
        <w:spacing w:after="120" w:line="480" w:lineRule="auto"/>
        <w:ind w:left="709" w:hanging="709"/>
      </w:pPr>
      <w:r>
        <w:rPr>
          <w:lang w:val="en-US"/>
        </w:rPr>
        <w:t xml:space="preserve">Bompani, L., Crupi, L., Palossi, D., Baldoni, O., Brunelli, D., Conti, F., Rusci, M., &amp; Benini, L. (2024). Accelerating Image-based Pest Detection on a Heterogeneous Multi-core Microcontroller (arXiv:2408.15911). arXiv.</w:t>
      </w:r>
      <w:hyperlink r:id="rId36">
        <w:r>
          <w:rPr>
            <w:lang w:val="en-US"/>
          </w:rPr>
          <w:t xml:space="preserve"> </w:t>
        </w:r>
        <w:r>
          <w:rPr>
            <w:color w:val="0563C1"/>
          </w:rPr>
          <w:t>https://doi.org/10.48550/arXiv.2408.15911</w:t>
        </w:r>
      </w:hyperlink>
    </w:p>
    <w:p w14:paraId="6FDD9828" w14:textId="77777777" w:rsidR="00605215" w:rsidRPr="00641F5D" w:rsidRDefault="00605215" w:rsidP="00605215">
      <w:pPr>
        <w:spacing w:after="240" w:line="480" w:lineRule="auto"/>
        <w:ind w:left="709" w:hanging="709"/>
      </w:pPr>
      <w:r>
        <w:t xml:space="preserve">Campos Paredes, E. E. (2025). Manejo productivo del cultivo de palto (Persea </w:t>
        <w:lastRenderedPageBreak/>
        <w:t>americana Mill) Var. Hass, en Chao-La Libertad. Repositorio Institucional - UNS.</w:t>
      </w:r>
      <w:hyperlink r:id="rId37">
        <w:r>
          <w:t xml:space="preserve"> </w:t>
        </w:r>
        <w:r>
          <w:rPr>
            <w:color w:val="0563C1"/>
          </w:rPr>
          <w:t>http://repositorio.uns.edu.pe/handle/20.500.14278/5353</w:t>
        </w:r>
      </w:hyperlink>
    </w:p>
    <w:p>
      <w:pPr>
        <w:spacing w:after="240" w:line="480" w:lineRule="auto"/>
        <w:ind w:left="709" w:hanging="709"/>
        <w:rPr>
          <w:ins w:id="9071" w:author="Revision Claude" w:date="2026-10-19T00:00:00Z"/>
        </w:rPr>
      </w:pPr>
      <w:ins w:id="9072" w:author="Revision Claude" w:date="2026-10-19T00:00:00Z">
        <w:r>
          <w:t xml:space="preserve">Campos-Ferreira, U. E., &amp; González-Camacho, J. M. (2021). Clasificador de red neuronal convolucional para identificar enfermedades del fruto de aguacate (Persea americana Mill.) a partir de imágenes digitales. Agrociencia, 55(8), 695–709. </w:t>
        </w:r>
      </w:ins>
      <w:hyperlink r:id="rIdRC3">
        <w:ins w:id="9073" w:author="Revision Claude" w:date="2026-10-19T00:00:00Z">
          <w:r>
            <w:rPr>
              <w:color w:val="0563C1"/>
            </w:rPr>
            <w:t xml:space="preserve">https://doi.org/10.47163/agrociencia.v55i8.2662</w:t>
          </w:r>
        </w:ins>
      </w:hyperlink>
    </w:p>
    <w:p w14:paraId="23232235" w14:textId="77777777" w:rsidR="00605215" w:rsidRPr="00641F5D" w:rsidRDefault="00605215" w:rsidP="00605215">
      <w:pPr>
        <w:spacing w:after="120" w:line="480" w:lineRule="auto"/>
        <w:ind w:left="709" w:hanging="709"/>
      </w:pPr>
      <w:del w:id="9061" w:author="Revision Claude" w:date="2026-10-19T00:00:00Z">
        <w:r>
          <w:delText xml:space="preserve">Capcha Collazos, J. A., Llanto Mallqui, A. A., Sanchez Penadillo, E. R., &amp; Mendoza Acosta, A. (2023). </w:delText>
        </w:r>
      </w:del>
      <w:del w:id="9062" w:author="Revision Claude" w:date="2026-10-19T00:00:00Z">
        <w:r>
          <w:rPr>
            <w:lang w:val="en-US"/>
          </w:rPr>
          <w:delText xml:space="preserve">ResNet-50-Based Vision System for the Classification of Tetranychus urticae in Hass Avocado.</w:delText>
        </w:r>
      </w:del>
      <w:hyperlink r:id="rId38">
        <w:del w:id="9063" w:author="Revision Claude" w:date="2026-10-19T00:00:00Z">
          <w:r>
            <w:rPr>
              <w:lang w:val="en-US"/>
            </w:rPr>
            <w:delText xml:space="preserve"> </w:delText>
          </w:r>
        </w:del>
        <w:del w:id="9064" w:author="Revision Claude" w:date="2026-10-19T00:00:00Z">
          <w:r>
            <w:rPr>
              <w:color w:val="0563C1"/>
            </w:rPr>
            <w:delText>https://laccei.org/LEIRD2025-Cartagena/meta/FP562.html</w:delText>
          </w:r>
        </w:del>
      </w:hyperlink>
      <w:ins w:id="9065" w:author="Revision Claude" w:date="2026-10-19T00:00:00Z">
        <w:r>
          <w:t xml:space="preserve">Capcha Collazos, J. A., Llanto Mallqui, A. A., Sanchez Penadillo, E. R., &amp; Mendoza Acosta, A. (2025). ResNet-50-based vision system for the classification of Tetranychus urticae in Hass avocado. En Proceedings of the LACCEI International Multiconference on Entrepreneurship, Innovation and Regional Development (LEIRD 2025). </w:t>
        </w:r>
      </w:ins>
      <w:hyperlink r:id="rIdRC2">
        <w:ins w:id="9066" w:author="Revision Claude" w:date="2026-10-19T00:00:00Z">
          <w:r>
            <w:rPr>
              <w:color w:val="0563C1"/>
            </w:rPr>
            <w:t xml:space="preserve">https://doi.org/10.18687/LEIRD2025.1.1.562</w:t>
          </w:r>
        </w:ins>
      </w:hyperlink>
    </w:p>
    <w:p w14:paraId="15E3FF7B" w14:textId="77777777" w:rsidR="00605215" w:rsidRPr="00641F5D" w:rsidRDefault="00605215" w:rsidP="00605215">
      <w:pPr>
        <w:spacing w:after="120" w:line="480" w:lineRule="auto"/>
        <w:ind w:left="709" w:hanging="709"/>
      </w:pPr>
      <w:r>
        <w:t>Correo, R. (2025, junio 27). La Libertad, entre las regiones que concentra mayor producción de palta. Correo.</w:t>
      </w:r>
      <w:hyperlink r:id="rId39">
        <w:r>
          <w:t xml:space="preserve"> </w:t>
        </w:r>
      </w:hyperlink>
      <w:hyperlink r:id="rId40">
        <w:r>
          <w:rPr>
            <w:color w:val="0563C1"/>
          </w:rPr>
          <w:t>https://diariocorreo.pe/edicion/la-libertad/la-libertad-entre-las-regiones-que-concentra-mayor-produccion-de-palta-peru-noticia/</w:t>
        </w:r>
      </w:hyperlink>
    </w:p>
    <w:p w14:paraId="66CCDC4F" w14:textId="77777777" w:rsidR="00605215" w:rsidRPr="00641F5D" w:rsidRDefault="00605215" w:rsidP="00605215">
      <w:pPr>
        <w:spacing w:line="480" w:lineRule="auto"/>
        <w:ind w:left="709" w:hanging="709"/>
      </w:pPr>
      <w:r>
        <w:t xml:space="preserve">De Ciencia Tecnología E Innovación - Concytec, C. N. (2024, 1 marzo). Código Nacional de Integridad Científica. </w:t>
      </w:r>
      <w:r>
        <w:rPr>
          <w:color w:val="0563C1"/>
        </w:rPr>
        <w:t>https://repositorio.concytec.gob.pe/entities/publication/b0fe4014-f79a-4782-a567-035fcbb20b21/full</w:t>
      </w:r>
    </w:p>
    <w:p w14:paraId="5C2CBF9A" w14:textId="77777777" w:rsidR="00605215" w:rsidRPr="00641F5D" w:rsidRDefault="00605215" w:rsidP="00605215">
      <w:pPr>
        <w:spacing w:after="120" w:line="480" w:lineRule="auto"/>
        <w:ind w:left="709" w:hanging="709"/>
        <w:rPr>
          <w:del w:id="9070" w:author="Revision Claude" w:date="2026-10-19T00:00:00Z"/>
        </w:rPr>
      </w:pPr>
      <w:del w:id="9067" w:author="Revision Claude" w:date="2026-10-19T00:00:00Z">
        <w:r>
          <w:delText xml:space="preserve">Ferreira, U. E. C., &amp; Camacho, J. M. G. (2021). CLASIFICADOR DE RED NEURONAL CONVOLUCIONAL PARA IDENTIFICAR ENFERMEDADES DEL FRUTO DE AGUACATE (Persea americana Mill.) A PARTIR DE IMÁGENES DIGITALES. Agrociencia, 55(8), 695-709.</w:delText>
        </w:r>
      </w:del>
      <w:hyperlink r:id="rId41">
        <w:del w:id="9068" w:author="Revision Claude" w:date="2026-10-19T00:00:00Z">
          <w:r>
            <w:delText xml:space="preserve"> </w:delText>
          </w:r>
        </w:del>
        <w:del w:id="9069" w:author="Revision Claude" w:date="2026-10-19T00:00:00Z">
          <w:r>
            <w:rPr>
              <w:color w:val="0563C1"/>
            </w:rPr>
            <w:delText>https://doi.org/10.47163/agrociencia.v55i8.2662</w:delText>
          </w:r>
        </w:del>
      </w:hyperlink>
    </w:p>
    <w:p w14:paraId="3BBF6F48" w14:textId="77777777" w:rsidR="00605215" w:rsidRPr="00641F5D" w:rsidRDefault="00605215" w:rsidP="00605215">
      <w:pPr>
        <w:spacing w:line="480" w:lineRule="auto"/>
        <w:ind w:left="709" w:hanging="709"/>
      </w:pPr>
      <w:r>
        <w:rPr>
          <w:lang w:val="en-US"/>
        </w:rPr>
        <w:t xml:space="preserve">Ghosh, H., Rahat, I. S., Emon, M. M. R., Mashrafi, M. J., Tanzin, M. A. A. A., Mohanty, S. N., &amp; Kant, S. (2025c). Advanced neural network architectures for tomato leaf disease diagnosis in precision agriculture. </w:t>
      </w:r>
      <w:r>
        <w:t xml:space="preserve">Discover Sustainability, </w:t>
        <w:lastRenderedPageBreak/>
        <w:t>6(1).</w:t>
      </w:r>
      <w:hyperlink r:id="rId42">
        <w:r>
          <w:t xml:space="preserve"> </w:t>
        </w:r>
      </w:hyperlink>
      <w:hyperlink r:id="rId43">
        <w:r>
          <w:rPr>
            <w:color w:val="0563C1"/>
          </w:rPr>
          <w:t>https://doi.org/10.1007/s43621-025-01149-1</w:t>
        </w:r>
      </w:hyperlink>
    </w:p>
    <w:p w14:paraId="3A1CEC0E" w14:textId="77777777" w:rsidR="00605215" w:rsidRPr="00641F5D" w:rsidRDefault="00605215" w:rsidP="00605215">
      <w:pPr>
        <w:spacing w:after="240" w:line="480" w:lineRule="auto"/>
        <w:ind w:left="709" w:hanging="709"/>
      </w:pPr>
      <w:r>
        <w:t xml:space="preserve">Gonzales Acuña, J. A., &amp; Perez Flores, B. A. (2024). Diseño e implementación de un sistema automatizado para selección de paltas basado en la norma NTP 011.018 mediante redes neuronales convolucionales y Raspberry Pi4.</w:t>
      </w:r>
      <w:hyperlink r:id="rId44">
        <w:r>
          <w:t xml:space="preserve"> </w:t>
        </w:r>
        <w:r>
          <w:rPr>
            <w:color w:val="0563C1"/>
          </w:rPr>
          <w:t>https://hdl.handle.net/20.500.14138/8758</w:t>
        </w:r>
      </w:hyperlink>
    </w:p>
    <w:p>
      <w:pPr>
        <w:spacing w:after="240" w:line="480" w:lineRule="auto"/>
        <w:ind w:left="709" w:hanging="709"/>
        <w:rPr>
          <w:ins w:id="9074" w:author="Revision Claude" w:date="2026-10-19T00:00:00Z"/>
        </w:rPr>
      </w:pPr>
      <w:ins w:id="9075" w:author="Revision Claude" w:date="2026-10-19T00:00:00Z">
        <w:r>
          <w:t xml:space="preserve">Hernández Sampieri, R., Fernández Collado, C., &amp; Baptista Lucio, M. del P. (2014). Metodología de la investigación (6.ª ed.). McGraw-Hill Education.</w:t>
        </w:r>
      </w:ins>
    </w:p>
    <w:p w14:paraId="0298B932" w14:textId="77777777" w:rsidR="00605215" w:rsidRPr="00641F5D" w:rsidRDefault="00605215" w:rsidP="00605215">
      <w:pPr>
        <w:spacing w:after="120" w:line="480" w:lineRule="auto"/>
        <w:ind w:left="709" w:hanging="709"/>
      </w:pPr>
      <w:r>
        <w:t>Innovación en Agricultura: Nuevas Tecnologías Transforman el Campo. (s. f.). Recuperado 16 de junio de 2026, de</w:t>
      </w:r>
      <w:hyperlink r:id="rId45">
        <w:r>
          <w:t xml:space="preserve"> </w:t>
        </w:r>
      </w:hyperlink>
      <w:hyperlink r:id="rId46">
        <w:r>
          <w:rPr>
            <w:color w:val="0563C1"/>
          </w:rPr>
          <w:t>https://www.gob.pe/institucion/prociencia/noticias/1018521-innovacion-en-agricultura-nuevas-tecnologias-transforman-el-campo</w:t>
        </w:r>
      </w:hyperlink>
    </w:p>
    <w:p>
      <w:pPr>
        <w:spacing w:after="120" w:line="480" w:lineRule="auto"/>
        <w:ind w:left="709" w:hanging="709"/>
        <w:rPr>
          <w:ins w:id="9076" w:author="Revision Claude" w:date="2026-10-19T00:00:00Z"/>
        </w:rPr>
      </w:pPr>
      <w:ins w:id="9077" w:author="Revision Claude" w:date="2026-10-19T00:00:00Z">
        <w:r>
          <w:t xml:space="preserve">Jocher, G., &amp; Qiu, J. (2024). Ultralytics YOLO11 (Versión 11.0.0) [Software]. Ultralytics. </w:t>
        </w:r>
      </w:ins>
      <w:hyperlink r:id="rIdRC4">
        <w:ins w:id="9078" w:author="Revision Claude" w:date="2026-10-19T00:00:00Z">
          <w:r>
            <w:rPr>
              <w:color w:val="0563C1"/>
            </w:rPr>
            <w:t xml:space="preserve">https://github.com/ultralytics/ultralytics</w:t>
          </w:r>
        </w:ins>
      </w:hyperlink>
    </w:p>
    <w:p w14:paraId="38055A0D" w14:textId="77777777" w:rsidR="00605215" w:rsidRPr="00A660B9" w:rsidRDefault="00605215" w:rsidP="00605215">
      <w:pPr>
        <w:spacing w:line="480" w:lineRule="auto"/>
        <w:ind w:left="709" w:hanging="709"/>
        <w:rPr>
          <w:lang w:val="en-US"/>
        </w:rPr>
      </w:pPr>
      <w:r>
        <w:rPr>
          <w:lang w:val="en-US"/>
        </w:rPr>
        <w:t>Kim, B., &amp; Seo, S. (2025). Soybean Leaf Disease Identification Through Smart Detection using Machine Learning-convolutional Neural Network Model. Legume Research - An International Journal, Of.</w:t>
      </w:r>
      <w:hyperlink r:id="rId47">
        <w:r>
          <w:rPr>
            <w:lang w:val="en-US"/>
          </w:rPr>
          <w:t xml:space="preserve"> </w:t>
        </w:r>
      </w:hyperlink>
      <w:hyperlink r:id="rId48">
        <w:r>
          <w:rPr>
            <w:color w:val="0563C1"/>
            <w:lang w:val="en-US"/>
          </w:rPr>
          <w:t>https://doi.org/10.18805/lrf-801</w:t>
        </w:r>
      </w:hyperlink>
    </w:p>
    <w:p w14:paraId="405C88FB" w14:textId="77777777" w:rsidR="00605215" w:rsidRPr="00641F5D" w:rsidRDefault="00605215" w:rsidP="00605215">
      <w:pPr>
        <w:spacing w:after="240" w:line="480" w:lineRule="auto"/>
        <w:ind w:left="709" w:hanging="709"/>
      </w:pPr>
      <w:r>
        <w:t xml:space="preserve">León León, Ryan &amp; Díaz, Midori &amp; Rodríguez, Leisy. </w:t>
      </w:r>
      <w:r>
        <w:rPr>
          <w:lang w:val="en-US"/>
        </w:rPr>
        <w:t xml:space="preserve">(2020). Management of an artificial vision system for the detection of damage caused by pests in avocado crop using a drone. </w:t>
      </w:r>
      <w:r>
        <w:t>Revista Ciencia y Tecnología. 16. 145-151.</w:t>
      </w:r>
      <w:r>
        <w:rPr>
          <w:color w:val="0563C1"/>
        </w:rPr>
        <w:t>https://doi.org/10.17268/rev.cyt.2020.04.14</w:t>
      </w:r>
    </w:p>
    <w:p>
      <w:pPr>
        <w:spacing w:after="240" w:line="480" w:lineRule="auto"/>
        <w:ind w:left="709" w:hanging="709"/>
        <w:rPr>
          <w:ins w:id="9079" w:author="Revision Claude" w:date="2026-10-19T00:00:00Z"/>
        </w:rPr>
      </w:pPr>
      <w:ins w:id="9080" w:author="Revision Claude" w:date="2026-10-19T00:00:00Z">
        <w:r>
          <w:t xml:space="preserve">Liu, B., Zhang, Y., He, D., &amp; Li, Y. (2018). Identification of apple leaf diseases based on deep convolutional neural networks. Symmetry, 10(1), 11. </w:t>
        </w:r>
      </w:ins>
      <w:hyperlink r:id="rIdRC5">
        <w:ins w:id="9081" w:author="Revision Claude" w:date="2026-10-19T00:00:00Z">
          <w:r>
            <w:rPr>
              <w:color w:val="0563C1"/>
            </w:rPr>
            <w:t xml:space="preserve">https://doi.org/10.3390/sym10010011</w:t>
          </w:r>
        </w:ins>
      </w:hyperlink>
    </w:p>
    <w:p w14:paraId="38FFD103" w14:textId="77777777" w:rsidR="00605215" w:rsidRPr="00A660B9" w:rsidRDefault="00605215" w:rsidP="00605215">
      <w:pPr>
        <w:spacing w:after="240" w:line="480" w:lineRule="auto"/>
        <w:ind w:left="709" w:hanging="709"/>
        <w:rPr>
          <w:lang w:val="en-US"/>
        </w:rPr>
      </w:pPr>
      <w:r>
        <w:t xml:space="preserve">Lu, Yuzhen &amp; Young, Sierra. </w:t>
      </w:r>
      <w:r>
        <w:rPr>
          <w:lang w:val="en-US"/>
        </w:rPr>
        <w:t xml:space="preserve">(2020). A Survey of Public Datasets for Computer Vision Tasks in Precision Agriculture. Computers and Electronics in Agriculture.</w:t>
      </w:r>
      <w:r>
        <w:rPr>
          <w:color w:val="0563C1"/>
          <w:lang w:val="en-US"/>
        </w:rPr>
        <w:t>https://doi.org/</w:t>
      </w:r>
      <w:hyperlink r:id="rId49">
        <w:r>
          <w:rPr>
            <w:color w:val="0563C1"/>
            <w:highlight w:val="white"/>
            <w:lang w:val="en-US"/>
          </w:rPr>
          <w:t>10.1016/j.compag.2020.105760</w:t>
        </w:r>
      </w:hyperlink>
    </w:p>
    <w:p w14:paraId="49023309" w14:textId="77777777" w:rsidR="00605215" w:rsidRPr="00641F5D" w:rsidRDefault="00605215" w:rsidP="00605215">
      <w:pPr>
        <w:spacing w:line="480" w:lineRule="auto"/>
        <w:ind w:left="709" w:hanging="709"/>
      </w:pPr>
      <w:r>
        <w:t xml:space="preserve">Mahapatra, P., Panda, M., Dash, S. K., &amp; Sahu, U. K. (2026). </w:t>
      </w:r>
      <w:r>
        <w:rPr>
          <w:lang w:val="en-US"/>
        </w:rPr>
        <w:t xml:space="preserve">Advancing plant disease </w:t>
        <w:lastRenderedPageBreak/>
        <w:t xml:space="preserve">classification using an attention-based CNN for intra-dataset and cross- dataset training. </w:t>
      </w:r>
      <w:r>
        <w:t xml:space="preserve">Scientific Reports, 16(1).</w:t>
      </w:r>
      <w:hyperlink r:id="rId50">
        <w:r>
          <w:t xml:space="preserve"> </w:t>
        </w:r>
      </w:hyperlink>
      <w:hyperlink r:id="rId51">
        <w:r>
          <w:rPr>
            <w:color w:val="0563C1"/>
          </w:rPr>
          <w:t>https://doi.org/10.1038/s41598-026-45464-7</w:t>
        </w:r>
      </w:hyperlink>
    </w:p>
    <w:p w14:paraId="746CBD07" w14:textId="77777777" w:rsidR="00605215" w:rsidRPr="00641F5D" w:rsidRDefault="00605215" w:rsidP="00605215">
      <w:pPr>
        <w:spacing w:after="240" w:line="480" w:lineRule="auto"/>
        <w:ind w:left="709" w:hanging="709"/>
      </w:pPr>
      <w:r>
        <w:t xml:space="preserve">Narciso Horna, W. A., &amp; Manzano Ramos, E. A. (2021). Sistema de visión artificial basado en redes neuronales convolucionales para la selección de arándanos según estándares de exportación. Revista Campus, 26(32), 155–166.</w:t>
      </w:r>
      <w:hyperlink r:id="rId52">
        <w:r>
          <w:t xml:space="preserve"> </w:t>
        </w:r>
        <w:r>
          <w:rPr>
            <w:color w:val="0563C1"/>
          </w:rPr>
          <w:t>https://doi.org/10.24265/campus.2021.v26n32.01</w:t>
        </w:r>
      </w:hyperlink>
    </w:p>
    <w:p w14:paraId="0A9CB0CE" w14:textId="77777777" w:rsidR="00605215" w:rsidRPr="00A660B9" w:rsidRDefault="00605215" w:rsidP="00605215">
      <w:pPr>
        <w:spacing w:line="480" w:lineRule="auto"/>
        <w:ind w:left="709" w:hanging="709"/>
        <w:rPr>
          <w:lang w:val="en-US"/>
        </w:rPr>
      </w:pPr>
      <w:r>
        <w:rPr>
          <w:lang w:val="en-US"/>
        </w:rPr>
        <w:t xml:space="preserve">Nawaz, Marriam &amp; Nazir, Tahira &amp; Javed, Ali &amp; Masood, Momina &amp; Rashid, Junaid &amp; Kim, Jungeun &amp; Hussain, Amir. (2022). A robust deep learning approach for tomato plant leaf disease localization and classification. Scientific Reports. 12. </w:t>
      </w:r>
      <w:r>
        <w:rPr>
          <w:color w:val="0563C1"/>
          <w:lang w:val="en-US"/>
        </w:rPr>
        <w:t>https://doi.org/10.1038/s41598-022-21498-5</w:t>
      </w:r>
      <w:r>
        <w:rPr>
          <w:lang w:val="en-US"/>
        </w:rPr>
        <w:t>.</w:t>
      </w:r>
    </w:p>
    <w:p w14:paraId="38377AAB" w14:textId="77777777" w:rsidR="00605215" w:rsidRPr="00641F5D" w:rsidRDefault="00605215" w:rsidP="00605215">
      <w:pPr>
        <w:spacing w:line="480" w:lineRule="auto"/>
        <w:ind w:left="709" w:hanging="709"/>
      </w:pPr>
      <w:r>
        <w:rPr>
          <w:lang w:val="en-US"/>
        </w:rPr>
        <w:t xml:space="preserve">Osmenaj, Z., Tseliki, E., Kapellaki, S. H., Tselikis, G., &amp; Tselikas, N. D. (2025). From Pixels to Diagnosis: Implementing and Evaluating a CNN Model for Tomato Leaf Disease Detection. </w:t>
      </w:r>
      <w:r>
        <w:t>Information, 16(3), 231.</w:t>
      </w:r>
      <w:hyperlink r:id="rId53">
        <w:r>
          <w:t xml:space="preserve"> </w:t>
        </w:r>
      </w:hyperlink>
      <w:hyperlink r:id="rId54">
        <w:r>
          <w:rPr>
            <w:color w:val="0563C1"/>
          </w:rPr>
          <w:t>https://doi.org/10.3390/info16030231</w:t>
        </w:r>
      </w:hyperlink>
    </w:p>
    <w:p>
      <w:pPr>
        <w:spacing w:line="480" w:lineRule="auto"/>
        <w:ind w:left="709" w:hanging="709"/>
        <w:rPr>
          <w:ins w:id="9082" w:author="Revision Claude" w:date="2026-10-19T00:00:00Z"/>
        </w:rPr>
      </w:pPr>
      <w:ins w:id="9083" w:author="Revision Claude" w:date="2026-10-19T00:00:00Z">
        <w:r>
          <w:t xml:space="preserve">Padilla, R., Netto, S. L., &amp; da Silva, E. A. B. (2020). A survey on performance metrics for object-detection algorithms. En 2020 International Conference on Systems, Signals and Image Processing (IWSSIP) (pp. 237–242). IEEE. </w:t>
        </w:r>
      </w:ins>
      <w:hyperlink r:id="rIdRC6">
        <w:ins w:id="9084" w:author="Revision Claude" w:date="2026-10-19T00:00:00Z">
          <w:r>
            <w:rPr>
              <w:color w:val="0563C1"/>
            </w:rPr>
            <w:t xml:space="preserve">https://doi.org/10.1109/IWSSIP48289.2020.9145130</w:t>
          </w:r>
        </w:ins>
      </w:hyperlink>
    </w:p>
    <w:p w14:paraId="4369D5ED" w14:textId="77777777" w:rsidR="00605215" w:rsidRPr="00641F5D" w:rsidRDefault="00605215" w:rsidP="00605215">
      <w:pPr>
        <w:spacing w:after="120" w:line="480" w:lineRule="auto"/>
        <w:ind w:left="709" w:hanging="709"/>
      </w:pPr>
      <w:r>
        <w:t>PROD MAYOR IMPACTO PALTO-INICIO | Gerencia Regional de Agricultura. (s. f.). Recuperado 15 de junio de 2026, de</w:t>
      </w:r>
      <w:hyperlink r:id="rId55">
        <w:r>
          <w:t xml:space="preserve"> </w:t>
        </w:r>
      </w:hyperlink>
      <w:hyperlink r:id="rId56">
        <w:r>
          <w:rPr>
            <w:color w:val="0563C1"/>
          </w:rPr>
          <w:t>https://agrolalibertad.gob.pe/prod-mayor-impacto-palto-inicio/</w:t>
        </w:r>
      </w:hyperlink>
    </w:p>
    <w:p w14:paraId="4E40BCD7" w14:textId="77777777" w:rsidR="00605215" w:rsidRPr="00641F5D" w:rsidRDefault="00605215" w:rsidP="00605215">
      <w:pPr>
        <w:spacing w:after="120" w:line="480" w:lineRule="auto"/>
        <w:ind w:left="709" w:hanging="709"/>
      </w:pPr>
      <w:r>
        <w:t>Producción de palta creció en 112,9% durante setiembre de 2025 y tres departamentos concentraron el 83,7% del total nacional. (s. f.). Recuperado 15 de junio de 2026, de</w:t>
      </w:r>
      <w:hyperlink r:id="rId57">
        <w:r>
          <w:t xml:space="preserve"> </w:t>
        </w:r>
      </w:hyperlink>
      <w:hyperlink r:id="rId58">
        <w:r>
          <w:rPr>
            <w:color w:val="0563C1"/>
          </w:rPr>
          <w:t>https://www.gob.pe/institucion/inei/noticias/1297239-produccion-de-palta-crecio-en-112-9-durante-setiembre-de-2025-y-tres-departamentos-concentraron-el-83-7-del-total-nacional</w:t>
        </w:r>
      </w:hyperlink>
    </w:p>
    <w:p>
      <w:pPr>
        <w:spacing w:after="120" w:line="480" w:lineRule="auto"/>
        <w:ind w:left="709" w:hanging="709"/>
        <w:rPr>
          <w:ins w:id="9085" w:author="Revision Claude" w:date="2026-10-19T00:00:00Z"/>
        </w:rPr>
      </w:pPr>
      <w:ins w:id="9086" w:author="Revision Claude" w:date="2026-10-19T00:00:00Z">
        <w:r>
          <w:t xml:space="preserve">Redmon, J., Divvala, S., Girshick, R., &amp; Farhadi, A. (2016). You only look once: Unified, real-time object detection. En Proceedings of the IEEE Conference on Computer Vision and Pattern Recognition (CVPR) (pp. 779–788). </w:t>
        </w:r>
      </w:ins>
      <w:hyperlink r:id="rIdRC7">
        <w:ins w:id="9087" w:author="Revision Claude" w:date="2026-10-19T00:00:00Z">
          <w:r>
            <w:rPr>
              <w:color w:val="0563C1"/>
            </w:rPr>
            <w:t xml:space="preserve">https://doi.org/10.1109/CVPR.2016.91</w:t>
          </w:r>
        </w:ins>
      </w:hyperlink>
    </w:p>
    <w:p w14:paraId="2499527C" w14:textId="77777777" w:rsidR="00605215" w:rsidRPr="00641F5D" w:rsidRDefault="00605215" w:rsidP="00605215">
      <w:pPr>
        <w:spacing w:after="120" w:line="480" w:lineRule="auto"/>
        <w:ind w:left="709" w:hanging="709"/>
      </w:pPr>
      <w:r>
        <w:lastRenderedPageBreak/>
        <w:t>Riego, M. de D. A. y. (2025). Inteligencia artificial en el sector agrario.</w:t>
      </w:r>
      <w:hyperlink r:id="rId59">
        <w:r>
          <w:t xml:space="preserve"> </w:t>
        </w:r>
      </w:hyperlink>
      <w:hyperlink r:id="rId60">
        <w:r>
          <w:rPr>
            <w:color w:val="0563C1"/>
          </w:rPr>
          <w:t>http://repositorio.midagri.gob.pe:80/jspui/handle/20.500.13036/2056</w:t>
        </w:r>
      </w:hyperlink>
    </w:p>
    <w:p w14:paraId="28FE1260" w14:textId="77777777" w:rsidR="00605215" w:rsidRPr="00641F5D" w:rsidRDefault="00605215" w:rsidP="00605215">
      <w:pPr>
        <w:spacing w:after="240" w:line="480" w:lineRule="auto"/>
        <w:ind w:left="709" w:hanging="709"/>
      </w:pPr>
      <w:r>
        <w:t xml:space="preserve">Rivas Romero, D. J. (2021). Diseño conceptual de un sistema automático para clasificación de palta hass.</w:t>
      </w:r>
      <w:hyperlink r:id="rId61">
        <w:r>
          <w:t xml:space="preserve"> </w:t>
        </w:r>
      </w:hyperlink>
      <w:hyperlink r:id="rId62">
        <w:r>
          <w:rPr>
            <w:color w:val="0563C1"/>
          </w:rPr>
          <w:t>http://hdl.handle.net/20.500.12404/18521</w:t>
        </w:r>
      </w:hyperlink>
    </w:p>
    <w:p w14:paraId="3613B09C" w14:textId="77777777" w:rsidR="00605215" w:rsidRPr="00641F5D" w:rsidRDefault="00605215" w:rsidP="00605215">
      <w:pPr>
        <w:spacing w:after="240" w:line="480" w:lineRule="auto"/>
        <w:ind w:left="709" w:hanging="709"/>
      </w:pPr>
      <w:r>
        <w:t xml:space="preserve">Sandy Coral, G. F., Oblitas Diaz, H., &amp; Mas Mendoza, K. E. (2025). Implementación de deep learning y redes neuronales convolucionales para la identificación de plagas en cultivo de arroz de San Martín.</w:t>
      </w:r>
      <w:hyperlink r:id="rId63">
        <w:r>
          <w:t xml:space="preserve"> </w:t>
        </w:r>
      </w:hyperlink>
      <w:hyperlink r:id="rId64">
        <w:r>
          <w:rPr>
            <w:color w:val="0563C1"/>
          </w:rPr>
          <w:t>https://hdl.handle.net/20.500.12840/9616</w:t>
        </w:r>
      </w:hyperlink>
    </w:p>
    <w:p w14:paraId="2C6B324E" w14:textId="77777777" w:rsidR="00605215" w:rsidRPr="00641F5D" w:rsidRDefault="00605215" w:rsidP="00605215">
      <w:pPr>
        <w:spacing w:after="120" w:line="480" w:lineRule="auto"/>
        <w:ind w:left="709" w:hanging="709"/>
      </w:pPr>
      <w:r>
        <w:t>SENASACONTIGO. (2017, septiembre 4). Cusco: Evaluación de cultivos de palta en Limatambo para detección de plagas. SENASA al día.</w:t>
      </w:r>
      <w:hyperlink r:id="rId65">
        <w:r>
          <w:t xml:space="preserve"> </w:t>
        </w:r>
      </w:hyperlink>
      <w:hyperlink r:id="rId66">
        <w:r>
          <w:rPr>
            <w:color w:val="0563C1"/>
          </w:rPr>
          <w:t>https://www.senasa.gob.pe/senasacontigo/cusco-evaluacion-de-cultivos-de-palta-en-limatambo-para-deteccion-de-plagas/</w:t>
        </w:r>
      </w:hyperlink>
    </w:p>
    <w:p w14:paraId="2775A7D0" w14:textId="77777777" w:rsidR="00605215" w:rsidRPr="00641F5D" w:rsidRDefault="00605215" w:rsidP="00605215">
      <w:pPr>
        <w:spacing w:after="120" w:line="480" w:lineRule="auto"/>
        <w:ind w:left="709" w:hanging="709"/>
      </w:pPr>
      <w:r>
        <w:t>SENASACONTIGO. (2020, septiembre 24). Productores de La Libertad certificaron más de 170 mil toneladas de palta en campaña 2020. SENASA al día.</w:t>
      </w:r>
      <w:hyperlink r:id="rId67">
        <w:r>
          <w:t xml:space="preserve"> </w:t>
        </w:r>
      </w:hyperlink>
      <w:hyperlink r:id="rId68">
        <w:r>
          <w:rPr>
            <w:color w:val="0563C1"/>
          </w:rPr>
          <w:t>https://www.senasa.gob.pe/senasacontigo/productores-de-la-libertad-certificaron-mas-de-170-mil-toneladas-de-palta-en-campana-2020/</w:t>
        </w:r>
      </w:hyperlink>
    </w:p>
    <w:p w14:paraId="67B3A95B" w14:textId="77777777" w:rsidR="00605215" w:rsidRPr="00641F5D" w:rsidRDefault="00605215" w:rsidP="00605215">
      <w:pPr>
        <w:spacing w:after="120" w:line="480" w:lineRule="auto"/>
        <w:ind w:left="709" w:hanging="709"/>
      </w:pPr>
      <w:r>
        <w:t>SENASACONTIGO. (2021, marzo 3). La Libertad: Primera región agroexportadora de palta inicia certificación de lugares de producción. SENASA al día.</w:t>
      </w:r>
      <w:hyperlink r:id="rId69">
        <w:r>
          <w:t xml:space="preserve"> </w:t>
        </w:r>
      </w:hyperlink>
      <w:hyperlink r:id="rId70">
        <w:r>
          <w:rPr>
            <w:color w:val="0563C1"/>
          </w:rPr>
          <w:t>https://www.senasa.gob.pe/senasacontigo/la-libertad-primera-region-agroexportadora-de-palta-inicia-certificacion-de-lugares-de-produccion/</w:t>
        </w:r>
      </w:hyperlink>
    </w:p>
    <w:p w14:paraId="7274FD3E" w14:textId="77777777" w:rsidR="00605215" w:rsidRPr="00641F5D" w:rsidRDefault="00605215" w:rsidP="00605215">
      <w:pPr>
        <w:spacing w:line="480" w:lineRule="auto"/>
        <w:ind w:left="709" w:hanging="709"/>
      </w:pPr>
      <w:r>
        <w:rPr>
          <w:lang w:val="en-US"/>
        </w:rPr>
        <w:t xml:space="preserve">Sujatha, R., Krishnan, S., Chatterjee, J. M., &amp; Gandomi, A. H. (2025). Advancing plant </w:t>
        <w:lastRenderedPageBreak/>
        <w:t xml:space="preserve">leaf disease detection integrating machine learning and deep learning. </w:t>
      </w:r>
      <w:r>
        <w:t xml:space="preserve">Scientific Reports, 15(1), 11552. </w:t>
      </w:r>
      <w:r>
        <w:rPr>
          <w:color w:val="0563C1"/>
        </w:rPr>
        <w:t>https://doi.org/10.1038/s41598-024-72197-2</w:t>
      </w:r>
    </w:p>
    <w:p w14:paraId="0D243707" w14:textId="77777777" w:rsidR="00605215" w:rsidRPr="00641F5D" w:rsidRDefault="00605215" w:rsidP="00605215">
      <w:pPr>
        <w:spacing w:after="120" w:line="480" w:lineRule="auto"/>
        <w:ind w:left="709" w:hanging="709"/>
      </w:pPr>
      <w:r>
        <w:t xml:space="preserve">TECNOLOGÍA EN EL AGRO: LOS SOFTWARES AGRÍCOLAS QUE ESTÁN REVOLUCIONANDO LA PRODUCCIÓN | ADAMA Peru. (2025, agosto 18).</w:t>
      </w:r>
      <w:hyperlink r:id="rId71">
        <w:r>
          <w:t xml:space="preserve"> </w:t>
        </w:r>
      </w:hyperlink>
      <w:hyperlink r:id="rId72">
        <w:r>
          <w:rPr>
            <w:color w:val="0563C1"/>
          </w:rPr>
          <w:t>https://www.adama.com/peru/es/noticias/tecnologia-en-el-agro-los-softwares-agricolas-que-estan-revolucionando-la-produccion</w:t>
        </w:r>
      </w:hyperlink>
    </w:p>
    <w:p w14:paraId="415FB2A1" w14:textId="77777777" w:rsidR="00605215" w:rsidRPr="00641F5D" w:rsidRDefault="00605215" w:rsidP="00605215">
      <w:pPr>
        <w:spacing w:after="120" w:line="480" w:lineRule="auto"/>
        <w:ind w:left="709" w:hanging="709"/>
      </w:pPr>
      <w:r>
        <w:rPr>
          <w:lang w:val="en-US"/>
        </w:rPr>
        <w:t xml:space="preserve">Ung, H. T., Ung, H. Q., &amp; Nguyen, B. T. (2021). </w:t>
      </w:r>
      <w:r>
        <w:rPr>
          <w:u w:val="single"/>
          <w:lang w:val="en-US"/>
        </w:rPr>
        <w:t>An Efficient Insect Pest Classification Using Multiple Convolutional Neural Network Based Models (arXiv:2107.12189).</w:t>
      </w:r>
      <w:r>
        <w:rPr>
          <w:lang w:val="en-US"/>
        </w:rPr>
        <w:t xml:space="preserve"> arXiv.</w:t>
      </w:r>
      <w:hyperlink r:id="rId73">
        <w:r>
          <w:rPr>
            <w:lang w:val="en-US"/>
          </w:rPr>
          <w:t xml:space="preserve"> </w:t>
        </w:r>
      </w:hyperlink>
      <w:hyperlink r:id="rId74">
        <w:r>
          <w:rPr>
            <w:color w:val="0563C1"/>
          </w:rPr>
          <w:t>https://doi.org/10.48550/arXiv.2107.12189</w:t>
        </w:r>
      </w:hyperlink>
    </w:p>
    <w:p>
      <w:pPr>
        <w:spacing w:after="120" w:line="480" w:lineRule="auto"/>
        <w:ind w:left="709" w:hanging="709"/>
        <w:rPr>
          <w:ins w:id="9088" w:author="Revision Claude" w:date="2026-10-19T00:00:00Z"/>
        </w:rPr>
      </w:pPr>
      <w:ins w:id="9089" w:author="Revision Claude" w:date="2026-10-19T00:00:00Z">
        <w:r>
          <w:t xml:space="preserve">Wan, S., &amp; Goudos, S. (2020). Faster R-CNN for multi-class fruit detection using a robotic vision system. Computer Networks, 168, 107036. </w:t>
        </w:r>
      </w:ins>
      <w:hyperlink r:id="rIdRC8">
        <w:ins w:id="9090" w:author="Revision Claude" w:date="2026-10-19T00:00:00Z">
          <w:r>
            <w:rPr>
              <w:color w:val="0563C1"/>
            </w:rPr>
            <w:t xml:space="preserve">https://doi.org/10.1016/j.comnet.2019.107036</w:t>
          </w:r>
        </w:ins>
      </w:hyperlink>
    </w:p>
    <w:p w14:paraId="0F548EFA" w14:textId="77777777" w:rsidR="00605215" w:rsidRPr="00A660B9" w:rsidRDefault="00605215" w:rsidP="00605215">
      <w:pPr>
        <w:spacing w:line="480" w:lineRule="auto"/>
        <w:ind w:left="709" w:hanging="709"/>
        <w:rPr>
          <w:lang w:val="en-US"/>
        </w:rPr>
      </w:pPr>
      <w:r>
        <w:rPr>
          <w:lang w:val="en-US"/>
        </w:rPr>
        <w:t xml:space="preserve">Wang, Dandan &amp; He, Dongjian. (2021). Channel pruned YOLO V5s-based deep learning approach for rapid and accurate apple fruitlet detection before fruit thinning. Biosystems Engineering. 210. 271-281. </w:t>
      </w:r>
      <w:r>
        <w:rPr>
          <w:color w:val="0563C1"/>
          <w:lang w:val="en-US"/>
        </w:rPr>
        <w:t>https://doi.org/10.1016/j.biosystemseng.2021.08.015</w:t>
      </w:r>
      <w:r>
        <w:rPr>
          <w:lang w:val="en-US"/>
        </w:rPr>
        <w:t>.</w:t>
      </w:r>
    </w:p>
    <w:p w14:paraId="39FDC10C" w14:textId="77777777" w:rsidR="00605215" w:rsidRPr="00641F5D" w:rsidRDefault="00605215" w:rsidP="00605215">
      <w:pPr>
        <w:spacing w:line="480" w:lineRule="auto"/>
        <w:ind w:left="709" w:hanging="709"/>
      </w:pPr>
      <w:r>
        <w:rPr>
          <w:lang w:val="en-US"/>
        </w:rPr>
        <w:t>Zhao, J., Xu, L., Ma, Z., Li, J., Wang, X., Liu, Y., &amp; Du, X. (2025). A review of</w:t>
      </w:r>
      <w:r>
        <w:t> </w:t>
      </w:r>
      <w:r>
        <w:rPr>
          <w:lang w:val="en-US"/>
        </w:rPr>
        <w:t>plant leaf</w:t>
      </w:r>
      <w:r>
        <w:t> </w:t>
      </w:r>
      <w:r>
        <w:rPr>
          <w:lang w:val="en-US"/>
        </w:rPr>
        <w:t>disease</w:t>
      </w:r>
      <w:r>
        <w:t> </w:t>
      </w:r>
      <w:r>
        <w:rPr>
          <w:lang w:val="en-US"/>
        </w:rPr>
        <w:t xml:space="preserve">identification by deep learning algorithms. </w:t>
      </w:r>
      <w:r>
        <w:t xml:space="preserve">Frontiers In Plant Science, 16, 1637241.</w:t>
      </w:r>
      <w:hyperlink r:id="rId75">
        <w:r>
          <w:t xml:space="preserve"> </w:t>
        </w:r>
      </w:hyperlink>
      <w:hyperlink r:id="rId76">
        <w:r>
          <w:rPr>
            <w:color w:val="0563C1"/>
          </w:rPr>
          <w:t>https://doi.org/10.3389/fpls.2025.1637241</w:t>
        </w:r>
      </w:hyperlink>
    </w:p>
    <w:p w14:paraId="508218EF" w14:textId="77777777" w:rsidR="00A46629" w:rsidRPr="005E4530" w:rsidRDefault="00A46629" w:rsidP="00A46629">
      <w:pPr>
        <w:spacing w:line="480" w:lineRule="auto"/>
        <w:ind w:left="709" w:hanging="709"/>
        <w:rPr>
          <w:rFonts w:cs="Times New Roman"/>
          <w:szCs w:val="24"/>
        </w:rPr>
      </w:pPr>
    </w:p>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266" w:name="_Toc208772364"/>
      <w:r>
        <w:lastRenderedPageBreak/>
        <w:t>ANEXOS</w:t>
      </w:r>
      <w:bookmarkEnd w:id="266"/>
    </w:p>
    <w:p w14:paraId="6905D70C" w14:textId="6896DB25" w:rsidR="00C17F14" w:rsidRPr="00C17F14" w:rsidRDefault="00C17F14" w:rsidP="00C17F14">
      <w:pPr>
        <w:pStyle w:val="Descripcin"/>
        <w:spacing w:line="360" w:lineRule="auto"/>
        <w:ind w:firstLine="0"/>
        <w:rPr>
          <w:b/>
          <w:bCs/>
          <w:i w:val="0"/>
          <w:iCs w:val="0"/>
          <w:sz w:val="24"/>
          <w:szCs w:val="24"/>
        </w:rPr>
      </w:pPr>
      <w:bookmarkStart w:id="267" w:name="_Toc212194696"/>
      <w:bookmarkStart w:id="268" w:name="_Toc215124713"/>
      <w:bookmarkStart w:id="269" w:name="_Toc215131978"/>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color w:val="000000" w:themeColor="text1"/>
          <w:sz w:val="24"/>
          <w:szCs w:val="24"/>
        </w:rPr>
        <w:t xml:space="preserve"> </w:t>
      </w:r>
      <w:r>
        <w:br/>
      </w:r>
      <w:r>
        <w:rPr>
          <w:color w:val="000000" w:themeColor="text1"/>
          <w:sz w:val="24"/>
          <w:szCs w:val="24"/>
        </w:rPr>
        <w:t>Matriz de Consistencia Interna</w:t>
      </w:r>
      <w:bookmarkEnd w:id="267"/>
      <w:bookmarkEnd w:id="268"/>
      <w:bookmarkEnd w:id="269"/>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35"/>
        <w:gridCol w:w="1657"/>
        <w:gridCol w:w="1998"/>
      </w:tblGrid>
      <w:tr w:rsidR="00050134" w:rsidRPr="000F2C66" w14:paraId="2309F963" w14:textId="307509D9"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general</w:t>
            </w:r>
          </w:p>
        </w:tc>
        <w:tc>
          <w:tcPr>
            <w:tcW w:w="2252" w:type="dxa"/>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Objetivo general</w:t>
            </w:r>
          </w:p>
        </w:tc>
        <w:tc>
          <w:tcPr>
            <w:tcW w:w="2362" w:type="dxa"/>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Hipótesis general</w:t>
            </w:r>
          </w:p>
        </w:tc>
        <w:tc>
          <w:tcPr>
            <w:tcW w:w="1691" w:type="dxa"/>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1635"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Dimensión</w:t>
            </w:r>
          </w:p>
        </w:tc>
        <w:tc>
          <w:tcPr>
            <w:tcW w:w="1657"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Técnica/Instrumento</w:t>
            </w:r>
          </w:p>
        </w:tc>
      </w:tr>
      <w:tr w:rsidR="004C158B" w:rsidRPr="000F2C66" w14:paraId="1BA603C5" w14:textId="77777777" w:rsidTr="629D5B68">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4C91D25" w14:textId="6B337CBC" w:rsidR="629D5B68" w:rsidRDefault="629D5B68" w:rsidP="629D5B68">
            <w:pPr>
              <w:spacing w:before="0" w:line="240" w:lineRule="auto"/>
              <w:ind w:firstLine="0"/>
              <w:rPr>
                <w:rFonts w:eastAsia="Times New Roman" w:cs="Times New Roman"/>
                <w:color w:val="000000" w:themeColor="text1"/>
                <w:sz w:val="20"/>
                <w:szCs w:val="20"/>
                <w:lang w:eastAsia="es-PE"/>
              </w:rPr>
            </w:pPr>
          </w:p>
          <w:p w14:paraId="029DE148" w14:textId="3FA769E2"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 qué manera la implementación de un sistema de visión computacional optimiza la producción de palta Hass en la localidad de Chao, provincia de Virú, región La Libertad, 2026?</w:t>
            </w:r>
          </w:p>
          <w:p w14:paraId="7C963C68" w14:textId="31E80C1A"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225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19F59A29"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Determinar de qué manera la implementación de un sistema de visión computacional optimiza la producción de palta Hass en la localidad de Chao, provincia de Virú, región La Libertad, 2026.</w:t>
            </w:r>
          </w:p>
        </w:tc>
        <w:tc>
          <w:tcPr>
            <w:tcW w:w="236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12D4EE9F" w:rsidR="004C158B" w:rsidRPr="000F2C66" w:rsidRDefault="45B9D408"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optimiza significativamente la producción de palta Hass en la localidad de Chao, provincia de Virú, región La Libertad, 2026.</w:t>
            </w:r>
          </w:p>
        </w:tc>
        <w:tc>
          <w:tcPr>
            <w:tcW w:w="1691" w:type="dxa"/>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6E28240A" w:rsidR="004C158B" w:rsidRPr="000F2C66" w:rsidRDefault="27915897"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w:t>
            </w:r>
            <w:r>
              <w:rPr>
                <w:rFonts w:eastAsia="Times New Roman" w:cs="Times New Roman"/>
                <w:sz w:val="20"/>
                <w:szCs w:val="20"/>
              </w:rPr>
              <w:t>Sistema de Visión Computacional.</w:t>
            </w:r>
            <w:r>
              <w:br/>
              <w:br/>
            </w:r>
            <w:r>
              <w:rPr>
                <w:rFonts w:eastAsia="Times New Roman" w:cs="Times New Roman"/>
                <w:color w:val="000000" w:themeColor="text1"/>
                <w:sz w:val="20"/>
                <w:szCs w:val="20"/>
                <w:lang w:eastAsia="es-PE"/>
              </w:rPr>
              <w:t xml:space="preserve">VD: </w:t>
            </w:r>
            <w:r>
              <w:rPr>
                <w:rFonts w:eastAsia="Times New Roman" w:cs="Times New Roman"/>
                <w:sz w:val="20"/>
                <w:szCs w:val="20"/>
              </w:rPr>
              <w:t>Producción de Palta Hass</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79DD9822" w:rsidR="004C158B" w:rsidRPr="000F2C66" w:rsidRDefault="52DE7BCB" w:rsidP="629D5B68">
            <w:pPr>
              <w:spacing w:before="2400" w:after="2400" w:line="240" w:lineRule="auto"/>
              <w:ind w:firstLine="0"/>
              <w:rPr>
                <w:rFonts w:eastAsia="Times New Roman" w:cs="Times New Roman"/>
                <w:sz w:val="20"/>
                <w:szCs w:val="20"/>
              </w:rPr>
            </w:pPr>
            <w:r>
              <w:rPr>
                <w:rFonts w:eastAsia="Times New Roman" w:cs="Times New Roman"/>
                <w:sz w:val="20"/>
                <w:szCs w:val="20"/>
              </w:rPr>
              <w:t xml:space="preserve">Ficha de observación tecnológica (métricas de rendimiento de la IA) y cuestionario de evaluación agronómica (percepción del personal </w:t>
              <w:lastRenderedPageBreak/>
              <w:t>del huerto).</w:t>
            </w:r>
          </w:p>
        </w:tc>
      </w:tr>
      <w:tr w:rsidR="004C158B" w:rsidRPr="000F2C66" w14:paraId="0217610E" w14:textId="77777777"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específico</w:t>
            </w:r>
          </w:p>
        </w:tc>
        <w:tc>
          <w:tcPr>
            <w:tcW w:w="2252" w:type="dxa"/>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Objetivos específicos</w:t>
            </w:r>
          </w:p>
        </w:tc>
        <w:tc>
          <w:tcPr>
            <w:tcW w:w="2362" w:type="dxa"/>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Hipótesis específica</w:t>
            </w:r>
          </w:p>
        </w:tc>
        <w:tc>
          <w:tcPr>
            <w:tcW w:w="1691" w:type="dxa"/>
            <w:vMerge/>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629D5B68">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0BF82BF5"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mejora la precisión en el diagnóstico fitosanitario de la palta Hass en la localidad de Chao, provincia de Virú, región La Libertad, 2026?</w:t>
            </w:r>
          </w:p>
        </w:tc>
        <w:tc>
          <w:tcPr>
            <w:tcW w:w="2252" w:type="dxa"/>
            <w:tcBorders>
              <w:top w:val="single" w:sz="4" w:space="0" w:color="auto"/>
            </w:tcBorders>
            <w:tcMar>
              <w:top w:w="0" w:type="dxa"/>
              <w:left w:w="108" w:type="dxa"/>
              <w:bottom w:w="0" w:type="dxa"/>
              <w:right w:w="108" w:type="dxa"/>
            </w:tcMar>
            <w:vAlign w:val="center"/>
          </w:tcPr>
          <w:p w14:paraId="6993F95B" w14:textId="3ECAC5C3" w:rsidR="004C158B" w:rsidRPr="000F2C66" w:rsidRDefault="6A6E588D" w:rsidP="629D5B68">
            <w:pPr>
              <w:spacing w:before="0" w:line="240" w:lineRule="auto"/>
              <w:ind w:firstLine="0"/>
            </w:pPr>
            <w:r>
              <w:rPr>
                <w:rFonts w:eastAsia="Times New Roman" w:cs="Times New Roman"/>
                <w:sz w:val="20"/>
                <w:szCs w:val="20"/>
              </w:rPr>
              <w:t>Determinar de qué manera la implementación de un sistema de visión computacional mejora la precisión en el diagnóstico fitosanitario de la palta Hass en la localidad de Chao, provincia de Virú, región La Libertad, 2026.</w:t>
            </w:r>
          </w:p>
          <w:p w14:paraId="36F5804C" w14:textId="6B1F4081" w:rsidR="004C158B" w:rsidRPr="000F2C66" w:rsidRDefault="004C158B" w:rsidP="629D5B68">
            <w:pPr>
              <w:spacing w:before="0" w:line="240" w:lineRule="auto"/>
              <w:ind w:firstLine="0"/>
              <w:rPr>
                <w:rFonts w:eastAsia="Times New Roman" w:cs="Times New Roman"/>
                <w:sz w:val="20"/>
                <w:szCs w:val="20"/>
              </w:rPr>
            </w:pPr>
          </w:p>
        </w:tc>
        <w:tc>
          <w:tcPr>
            <w:tcW w:w="2362" w:type="dxa"/>
            <w:tcBorders>
              <w:top w:val="single" w:sz="4" w:space="0" w:color="auto"/>
            </w:tcBorders>
            <w:tcMar>
              <w:top w:w="0" w:type="dxa"/>
              <w:left w:w="108" w:type="dxa"/>
              <w:bottom w:w="0" w:type="dxa"/>
              <w:right w:w="108" w:type="dxa"/>
            </w:tcMar>
            <w:vAlign w:val="center"/>
          </w:tcPr>
          <w:p w14:paraId="0347B5BC" w14:textId="1D5F3BB0"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 xml:space="preserve">La implementación de un sistema de visión computacional mejora significativamente la precisión en el diagnóstico fitosanitario </w:t>
            </w:r>
            <w:del w:id="9093" w:author="Revision Claude" w:date="2026-10-19T00:00:00Z">
              <w:r>
                <w:rPr>
                  <w:rFonts w:eastAsia="Times New Roman" w:cs="Times New Roman"/>
                  <w:sz w:val="20"/>
                  <w:szCs w:val="20"/>
                </w:rPr>
                <w:delText xml:space="preserve">de la palta Hass en la localidad</w:delText>
              </w:r>
            </w:del>
            <w:ins w:id="9094" w:author="Revision Claude" w:date="2026-10-19T00:00:00Z">
              <w:r>
                <w:rPr>
                  <w:rFonts w:eastAsia="Times New Roman" w:cs="Times New Roman"/>
                  <w:sz w:val="20"/>
                  <w:szCs w:val="20"/>
                </w:rPr>
                <w:t xml:space="preserve">de la palta Hass, alcanzando un desempeño del modelo igual o superior al 70 % en mAP50, en la localidad</w:t>
              </w:r>
            </w:ins>
            <w:r>
              <w:rPr>
                <w:rFonts w:eastAsia="Times New Roman" w:cs="Times New Roman"/>
                <w:sz w:val="20"/>
                <w:szCs w:val="20"/>
              </w:rPr>
              <w:t xml:space="preserve">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7113A3C4" w14:textId="2DDB43DC" w:rsidR="004C158B" w:rsidRPr="000F2C66" w:rsidRDefault="7F33ED55" w:rsidP="004C158B">
            <w:pPr>
              <w:spacing w:before="0" w:line="240" w:lineRule="auto"/>
              <w:ind w:firstLine="0"/>
              <w:rPr>
                <w:rFonts w:eastAsia="Times New Roman" w:cs="Times New Roman"/>
                <w:color w:val="000000" w:themeColor="text1"/>
                <w:sz w:val="20"/>
                <w:szCs w:val="20"/>
                <w:lang w:eastAsia="es-PE"/>
              </w:rPr>
            </w:pPr>
            <w:r>
              <w:rPr>
                <w:rFonts w:eastAsia="Times New Roman" w:cs="Times New Roman"/>
                <w:color w:val="000000" w:themeColor="text1"/>
                <w:sz w:val="20"/>
                <w:szCs w:val="20"/>
                <w:lang w:eastAsia="es-PE"/>
              </w:rPr>
              <w:t xml:space="preserve">VI: Precisión.</w:t>
            </w:r>
            <w:r>
              <w:br/>
            </w:r>
            <w:r>
              <w:rPr>
                <w:rFonts w:eastAsia="Times New Roman" w:cs="Times New Roman"/>
                <w:color w:val="000000" w:themeColor="text1"/>
                <w:sz w:val="20"/>
                <w:szCs w:val="20"/>
                <w:lang w:eastAsia="es-PE"/>
              </w:rPr>
              <w:t xml:space="preserve">VD: Precisión diagnóstica.</w:t>
            </w:r>
          </w:p>
        </w:tc>
        <w:tc>
          <w:tcPr>
            <w:tcW w:w="1635" w:type="dxa"/>
            <w:shd w:val="clear" w:color="auto" w:fill="FFFFFF" w:themeFill="background1"/>
            <w:tcMar>
              <w:top w:w="0" w:type="dxa"/>
              <w:left w:w="108" w:type="dxa"/>
              <w:bottom w:w="0" w:type="dxa"/>
              <w:right w:w="108" w:type="dxa"/>
            </w:tcMar>
            <w:vAlign w:val="center"/>
          </w:tcPr>
          <w:p w14:paraId="197E986F" w14:textId="042C3B52" w:rsidR="004C158B" w:rsidRPr="000F2C66" w:rsidRDefault="0111367F" w:rsidP="629D5B68">
            <w:pPr>
              <w:spacing w:before="0" w:line="240" w:lineRule="auto"/>
              <w:ind w:firstLine="0"/>
              <w:rPr>
                <w:rFonts w:eastAsia="Times New Roman" w:cs="Times New Roman"/>
                <w:sz w:val="20"/>
                <w:szCs w:val="20"/>
              </w:rPr>
            </w:pPr>
            <w:r>
              <w:rPr>
                <w:rFonts w:eastAsia="Times New Roman" w:cs="Times New Roman"/>
                <w:i/>
                <w:iCs/>
                <w:sz w:val="20"/>
                <w:szCs w:val="20"/>
              </w:rPr>
              <w:t>Precisión diagnóstica.</w:t>
            </w:r>
          </w:p>
        </w:tc>
        <w:tc>
          <w:tcPr>
            <w:tcW w:w="1657" w:type="dxa"/>
            <w:shd w:val="clear" w:color="auto" w:fill="FFFFFF" w:themeFill="background1"/>
          </w:tcPr>
          <w:p w14:paraId="2C0F1930" w14:textId="7E4F5C68" w:rsidR="629D5B68" w:rsidRDefault="629D5B68" w:rsidP="629D5B68">
            <w:pPr>
              <w:spacing w:before="0" w:line="240" w:lineRule="auto"/>
              <w:ind w:firstLine="0"/>
              <w:rPr>
                <w:rFonts w:eastAsia="Times New Roman" w:cs="Times New Roman"/>
                <w:color w:val="000000" w:themeColor="text1"/>
                <w:sz w:val="20"/>
                <w:szCs w:val="20"/>
                <w:lang w:eastAsia="es-PE"/>
              </w:rPr>
            </w:pPr>
          </w:p>
          <w:p w14:paraId="2E7E05B9" w14:textId="53D9A6EE" w:rsidR="629D5B68" w:rsidRDefault="629D5B68" w:rsidP="629D5B68">
            <w:pPr>
              <w:spacing w:before="0" w:line="240" w:lineRule="auto"/>
              <w:ind w:firstLine="0"/>
              <w:rPr>
                <w:rFonts w:eastAsia="Times New Roman" w:cs="Times New Roman"/>
                <w:color w:val="000000" w:themeColor="text1"/>
                <w:sz w:val="20"/>
                <w:szCs w:val="20"/>
                <w:lang w:eastAsia="es-PE"/>
              </w:rPr>
            </w:pPr>
          </w:p>
          <w:p w14:paraId="2E5DFE07" w14:textId="2716AEF3" w:rsidR="629D5B68" w:rsidRDefault="629D5B68" w:rsidP="629D5B68">
            <w:pPr>
              <w:spacing w:before="0" w:line="240" w:lineRule="auto"/>
              <w:ind w:firstLine="0"/>
              <w:rPr>
                <w:rFonts w:eastAsia="Times New Roman" w:cs="Times New Roman"/>
                <w:color w:val="000000" w:themeColor="text1"/>
                <w:sz w:val="20"/>
                <w:szCs w:val="20"/>
                <w:lang w:eastAsia="es-PE"/>
              </w:rPr>
            </w:pPr>
          </w:p>
          <w:p w14:paraId="1034E09B" w14:textId="42DBE3D9" w:rsidR="629D5B68" w:rsidRDefault="629D5B68" w:rsidP="629D5B68">
            <w:pPr>
              <w:spacing w:before="0" w:line="240" w:lineRule="auto"/>
              <w:ind w:firstLine="0"/>
              <w:rPr>
                <w:rFonts w:eastAsia="Times New Roman" w:cs="Times New Roman"/>
                <w:color w:val="000000" w:themeColor="text1"/>
                <w:sz w:val="20"/>
                <w:szCs w:val="20"/>
                <w:lang w:eastAsia="es-PE"/>
              </w:rPr>
            </w:pPr>
          </w:p>
          <w:p w14:paraId="3C32835F" w14:textId="5B741E10"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-Accuracy.</w:t>
            </w:r>
          </w:p>
          <w:p w14:paraId="500A433C" w14:textId="6FF2F63F"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-Recall.</w:t>
            </w:r>
          </w:p>
          <w:p w14:paraId="5CC84700" w14:textId="41B47582"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-F1-score.</w:t>
            </w:r>
          </w:p>
          <w:p w14:paraId="4F7CECE2" w14:textId="043AACC5"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-Porcentaje de coincidencia con expertos.</w:t>
            </w:r>
          </w:p>
          <w:p w14:paraId="28AA990A" w14:textId="12B9D9B5"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1998" w:type="dxa"/>
            <w:vMerge/>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629D5B68">
        <w:trPr>
          <w:trHeight w:val="536"/>
          <w:jc w:val="center"/>
        </w:trPr>
        <w:tc>
          <w:tcPr>
            <w:tcW w:w="2686" w:type="dxa"/>
            <w:tcMar>
              <w:top w:w="0" w:type="dxa"/>
              <w:left w:w="108" w:type="dxa"/>
              <w:bottom w:w="0" w:type="dxa"/>
              <w:right w:w="108" w:type="dxa"/>
            </w:tcMar>
            <w:vAlign w:val="center"/>
          </w:tcPr>
          <w:p w14:paraId="23FF31D8" w14:textId="40C83480"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lastRenderedPageBreak/>
              <w:t>¿En qué medida la implementación de un sistema de visión computacional reduce el tiempo de inspección fitosanitaria en la producción de palta Hass en la localidad de Chao, provincia de Virú, región La Libertad, 2026?</w:t>
            </w:r>
          </w:p>
        </w:tc>
        <w:tc>
          <w:tcPr>
            <w:tcW w:w="2252" w:type="dxa"/>
            <w:tcMar>
              <w:top w:w="0" w:type="dxa"/>
              <w:left w:w="108" w:type="dxa"/>
              <w:bottom w:w="0" w:type="dxa"/>
              <w:right w:w="108" w:type="dxa"/>
            </w:tcMar>
            <w:vAlign w:val="center"/>
          </w:tcPr>
          <w:p w14:paraId="1027DE93" w14:textId="0C980A95"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reduce el tiempo de inspección fitosanitaria en la producción de palta Hass en la localidad de Chao, provincia de Virú, región La Libertad, 2026.</w:t>
            </w:r>
          </w:p>
        </w:tc>
        <w:tc>
          <w:tcPr>
            <w:tcW w:w="2362" w:type="dxa"/>
            <w:tcMar>
              <w:top w:w="0" w:type="dxa"/>
              <w:left w:w="108" w:type="dxa"/>
              <w:bottom w:w="0" w:type="dxa"/>
              <w:right w:w="108" w:type="dxa"/>
            </w:tcMar>
            <w:vAlign w:val="center"/>
          </w:tcPr>
          <w:p w14:paraId="64925C3B" w14:textId="38B39561"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reduce significativamente el tiempo de inspección fitosanitaria en la producción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5DE9316D" w14:textId="2B3A0C4A" w:rsidR="004C158B" w:rsidRPr="000F2C66" w:rsidRDefault="7150E1C1"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Velocidad.</w:t>
            </w:r>
            <w:r>
              <w:br/>
            </w:r>
            <w:r>
              <w:rPr>
                <w:rFonts w:eastAsia="Times New Roman" w:cs="Times New Roman"/>
                <w:color w:val="000000" w:themeColor="text1"/>
                <w:sz w:val="20"/>
                <w:szCs w:val="20"/>
                <w:lang w:eastAsia="es-PE"/>
              </w:rPr>
              <w:t xml:space="preserve">VD: </w:t>
            </w:r>
            <w:r>
              <w:rPr>
                <w:rFonts w:eastAsia="Times New Roman" w:cs="Times New Roman"/>
                <w:sz w:val="20"/>
                <w:szCs w:val="20"/>
              </w:rPr>
              <w:t>Tiempo de inspección.</w:t>
            </w:r>
          </w:p>
        </w:tc>
        <w:tc>
          <w:tcPr>
            <w:tcW w:w="1635" w:type="dxa"/>
            <w:shd w:val="clear" w:color="auto" w:fill="FFFFFF" w:themeFill="background1"/>
            <w:tcMar>
              <w:top w:w="0" w:type="dxa"/>
              <w:left w:w="108" w:type="dxa"/>
              <w:bottom w:w="0" w:type="dxa"/>
              <w:right w:w="108" w:type="dxa"/>
            </w:tcMar>
            <w:vAlign w:val="center"/>
          </w:tcPr>
          <w:p w14:paraId="561A1550" w14:textId="09A5577F" w:rsidR="004C158B" w:rsidRPr="000F2C66" w:rsidRDefault="572188CF" w:rsidP="629D5B68">
            <w:pPr>
              <w:spacing w:before="0" w:line="240" w:lineRule="auto"/>
              <w:ind w:firstLine="0"/>
              <w:rPr>
                <w:rFonts w:eastAsia="Times New Roman" w:cs="Times New Roman"/>
                <w:sz w:val="20"/>
                <w:szCs w:val="20"/>
              </w:rPr>
            </w:pPr>
            <w:r>
              <w:rPr>
                <w:rFonts w:eastAsia="Times New Roman" w:cs="Times New Roman"/>
                <w:i/>
                <w:iCs/>
                <w:sz w:val="20"/>
                <w:szCs w:val="20"/>
              </w:rPr>
              <w:t>Tiempo de inspección.</w:t>
            </w:r>
          </w:p>
        </w:tc>
        <w:tc>
          <w:tcPr>
            <w:tcW w:w="1657" w:type="dxa"/>
            <w:shd w:val="clear" w:color="auto" w:fill="FFFFFF" w:themeFill="background1"/>
          </w:tcPr>
          <w:p w14:paraId="0AC62A65" w14:textId="5BBF0D5C" w:rsidR="004C158B" w:rsidRPr="000F2C66" w:rsidRDefault="004C158B" w:rsidP="629D5B68">
            <w:pPr>
              <w:spacing w:before="0" w:line="240" w:lineRule="auto"/>
              <w:ind w:firstLine="0"/>
              <w:rPr>
                <w:rFonts w:eastAsia="Times New Roman" w:cs="Times New Roman"/>
                <w:sz w:val="20"/>
                <w:szCs w:val="20"/>
              </w:rPr>
            </w:pPr>
          </w:p>
          <w:p w14:paraId="165D6272" w14:textId="1E653026" w:rsidR="004C158B" w:rsidRPr="000F2C66" w:rsidRDefault="004C158B" w:rsidP="629D5B68">
            <w:pPr>
              <w:spacing w:before="0" w:line="240" w:lineRule="auto"/>
              <w:ind w:firstLine="0"/>
              <w:rPr>
                <w:rFonts w:eastAsia="Times New Roman" w:cs="Times New Roman"/>
                <w:sz w:val="20"/>
                <w:szCs w:val="20"/>
              </w:rPr>
            </w:pPr>
          </w:p>
          <w:p w14:paraId="2EA85DD2" w14:textId="66CB58F3" w:rsidR="004C158B" w:rsidRPr="000F2C66" w:rsidRDefault="004C158B" w:rsidP="629D5B68">
            <w:pPr>
              <w:spacing w:before="0" w:line="240" w:lineRule="auto"/>
              <w:ind w:firstLine="0"/>
              <w:rPr>
                <w:rFonts w:eastAsia="Times New Roman" w:cs="Times New Roman"/>
                <w:sz w:val="20"/>
                <w:szCs w:val="20"/>
              </w:rPr>
            </w:pPr>
          </w:p>
          <w:p w14:paraId="4B0063EF" w14:textId="51EC7F44" w:rsidR="004C158B" w:rsidRPr="000F2C66" w:rsidRDefault="07E65C70" w:rsidP="629D5B68">
            <w:pPr>
              <w:spacing w:before="0" w:line="240" w:lineRule="auto"/>
              <w:ind w:firstLine="0"/>
            </w:pPr>
            <w:r>
              <w:rPr>
                <w:rFonts w:eastAsia="Times New Roman" w:cs="Times New Roman"/>
                <w:sz w:val="20"/>
                <w:szCs w:val="20"/>
              </w:rPr>
              <w:t>-Tiempo promedio por árbol (min).</w:t>
            </w:r>
          </w:p>
          <w:p w14:paraId="41B07B6C" w14:textId="1CC67D4E" w:rsidR="004C158B" w:rsidRPr="000F2C66" w:rsidRDefault="07E65C70" w:rsidP="629D5B68">
            <w:pPr>
              <w:spacing w:before="0" w:line="240" w:lineRule="auto"/>
              <w:ind w:firstLine="0"/>
              <w:rPr>
                <w:rFonts w:eastAsia="Times New Roman" w:cs="Times New Roman"/>
                <w:sz w:val="20"/>
                <w:szCs w:val="20"/>
              </w:rPr>
            </w:pPr>
            <w:r>
              <w:rPr>
                <w:rFonts w:eastAsia="Times New Roman" w:cs="Times New Roman"/>
                <w:sz w:val="20"/>
                <w:szCs w:val="20"/>
              </w:rPr>
              <w:t>-Tiempo total por hectárea (min).</w:t>
            </w:r>
          </w:p>
        </w:tc>
        <w:tc>
          <w:tcPr>
            <w:tcW w:w="1998" w:type="dxa"/>
            <w:vMerge/>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629D5B68">
        <w:trPr>
          <w:trHeight w:val="536"/>
          <w:jc w:val="center"/>
        </w:trPr>
        <w:tc>
          <w:tcPr>
            <w:tcW w:w="2686" w:type="dxa"/>
            <w:tcMar>
              <w:top w:w="0" w:type="dxa"/>
              <w:left w:w="108" w:type="dxa"/>
              <w:bottom w:w="0" w:type="dxa"/>
              <w:right w:w="108" w:type="dxa"/>
            </w:tcMar>
            <w:vAlign w:val="center"/>
          </w:tcPr>
          <w:p w14:paraId="42B35EA2" w14:textId="4C5320A6"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disminuye las pérdidas por descarte del fruto de palta Hass en la localidad de Chao, provincia de Virú, región La Libertad, 2026?</w:t>
            </w:r>
          </w:p>
        </w:tc>
        <w:tc>
          <w:tcPr>
            <w:tcW w:w="2252" w:type="dxa"/>
            <w:tcMar>
              <w:top w:w="0" w:type="dxa"/>
              <w:left w:w="108" w:type="dxa"/>
              <w:bottom w:w="0" w:type="dxa"/>
              <w:right w:w="108" w:type="dxa"/>
            </w:tcMar>
            <w:vAlign w:val="center"/>
          </w:tcPr>
          <w:p w14:paraId="34BE43C5" w14:textId="500F6A39" w:rsidR="004C158B" w:rsidRPr="000F2C66" w:rsidRDefault="004C158B" w:rsidP="629D5B68">
            <w:pPr>
              <w:spacing w:before="0" w:line="240" w:lineRule="auto"/>
              <w:ind w:firstLine="0"/>
              <w:rPr>
                <w:rFonts w:eastAsia="Times New Roman" w:cs="Times New Roman"/>
                <w:sz w:val="20"/>
                <w:szCs w:val="20"/>
              </w:rPr>
            </w:pPr>
          </w:p>
          <w:p w14:paraId="764244BD" w14:textId="6DD71AB7"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disminuye las pérdidas por descarte del fruto de palta Hass en la localidad de Chao, provincia de Virú, región La Libertad, 2026.</w:t>
            </w:r>
          </w:p>
        </w:tc>
        <w:tc>
          <w:tcPr>
            <w:tcW w:w="2362" w:type="dxa"/>
            <w:tcMar>
              <w:top w:w="0" w:type="dxa"/>
              <w:left w:w="108" w:type="dxa"/>
              <w:bottom w:w="0" w:type="dxa"/>
              <w:right w:w="108" w:type="dxa"/>
            </w:tcMar>
            <w:vAlign w:val="center"/>
          </w:tcPr>
          <w:p w14:paraId="67540955" w14:textId="221644AC"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disminuye significativamente las pérdidas por descarte del fruto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1DF6F9B1" w14:textId="44C63B4C" w:rsidR="004C158B" w:rsidRPr="000F2C66" w:rsidRDefault="7150E1C1" w:rsidP="629D5B68">
            <w:pPr>
              <w:spacing w:before="0" w:line="240" w:lineRule="auto"/>
              <w:ind w:firstLine="0"/>
              <w:rPr>
                <w:rFonts w:eastAsia="Times New Roman" w:cs="Times New Roman"/>
                <w:color w:val="FFFFFF"/>
                <w:sz w:val="20"/>
                <w:szCs w:val="20"/>
                <w:lang w:eastAsia="es-PE"/>
              </w:rPr>
            </w:pPr>
            <w:r>
              <w:rPr>
                <w:rFonts w:eastAsia="Times New Roman" w:cs="Times New Roman"/>
                <w:color w:val="000000" w:themeColor="text1"/>
                <w:sz w:val="20"/>
                <w:szCs w:val="20"/>
                <w:lang w:eastAsia="es-PE"/>
              </w:rPr>
              <w:t xml:space="preserve">VI: Capacidad /Detección </w:t>
            </w:r>
            <w:r>
              <w:br/>
            </w:r>
            <w:r>
              <w:rPr>
                <w:rFonts w:eastAsia="Times New Roman" w:cs="Times New Roman"/>
                <w:color w:val="000000" w:themeColor="text1"/>
                <w:sz w:val="20"/>
                <w:szCs w:val="20"/>
                <w:lang w:eastAsia="es-PE"/>
              </w:rPr>
              <w:t xml:space="preserve">VD: </w:t>
            </w:r>
            <w:r>
              <w:rPr>
                <w:rFonts w:eastAsia="Times New Roman" w:cs="Times New Roman"/>
                <w:sz w:val="20"/>
                <w:szCs w:val="20"/>
              </w:rPr>
              <w:t>Pérdidas por descarte</w:t>
            </w:r>
            <w:r>
              <w:rPr>
                <w:rFonts w:eastAsia="Times New Roman" w:cs="Times New Roman"/>
                <w:color w:val="000000" w:themeColor="text1"/>
                <w:sz w:val="20"/>
                <w:szCs w:val="20"/>
                <w:lang w:eastAsia="es-PE"/>
              </w:rPr>
              <w:t>.</w:t>
            </w:r>
          </w:p>
        </w:tc>
        <w:tc>
          <w:tcPr>
            <w:tcW w:w="1635" w:type="dxa"/>
            <w:shd w:val="clear" w:color="auto" w:fill="FFFFFF" w:themeFill="background1"/>
            <w:tcMar>
              <w:top w:w="0" w:type="dxa"/>
              <w:left w:w="108" w:type="dxa"/>
              <w:bottom w:w="0" w:type="dxa"/>
              <w:right w:w="108" w:type="dxa"/>
            </w:tcMar>
            <w:vAlign w:val="center"/>
          </w:tcPr>
          <w:p w14:paraId="26D5BFC9" w14:textId="704A75D1" w:rsidR="004C158B" w:rsidRPr="000F2C66" w:rsidRDefault="607553C6" w:rsidP="629D5B68">
            <w:pPr>
              <w:spacing w:before="0" w:line="240" w:lineRule="auto"/>
              <w:ind w:firstLine="0"/>
              <w:rPr>
                <w:rFonts w:eastAsia="Times New Roman" w:cs="Times New Roman"/>
                <w:sz w:val="20"/>
                <w:szCs w:val="20"/>
              </w:rPr>
            </w:pPr>
            <w:r>
              <w:rPr>
                <w:rFonts w:eastAsia="Times New Roman" w:cs="Times New Roman"/>
                <w:i/>
                <w:iCs/>
                <w:sz w:val="20"/>
                <w:szCs w:val="20"/>
              </w:rPr>
              <w:t>Pérdidas por descarte.</w:t>
            </w:r>
          </w:p>
        </w:tc>
        <w:tc>
          <w:tcPr>
            <w:tcW w:w="1657" w:type="dxa"/>
            <w:shd w:val="clear" w:color="auto" w:fill="FFFFFF" w:themeFill="background1"/>
          </w:tcPr>
          <w:p w14:paraId="6AEF5213" w14:textId="07744080" w:rsidR="004C158B" w:rsidRPr="000F2C66" w:rsidRDefault="004C158B" w:rsidP="629D5B68">
            <w:pPr>
              <w:spacing w:before="0" w:line="240" w:lineRule="auto"/>
              <w:ind w:firstLine="0"/>
              <w:rPr>
                <w:rFonts w:eastAsia="Times New Roman" w:cs="Times New Roman"/>
                <w:sz w:val="20"/>
                <w:szCs w:val="20"/>
              </w:rPr>
            </w:pPr>
          </w:p>
          <w:p w14:paraId="5F091C5C" w14:textId="044A2E7A" w:rsidR="004C158B" w:rsidRPr="000F2C66" w:rsidRDefault="004C158B" w:rsidP="629D5B68">
            <w:pPr>
              <w:spacing w:before="0" w:line="240" w:lineRule="auto"/>
              <w:ind w:firstLine="0"/>
              <w:rPr>
                <w:rFonts w:eastAsia="Times New Roman" w:cs="Times New Roman"/>
                <w:sz w:val="20"/>
                <w:szCs w:val="20"/>
              </w:rPr>
            </w:pPr>
          </w:p>
          <w:p w14:paraId="114E5D60" w14:textId="7B66DF19" w:rsidR="004C158B" w:rsidRPr="000F2C66" w:rsidRDefault="1863A70F" w:rsidP="629D5B68">
            <w:pPr>
              <w:spacing w:before="0" w:line="240" w:lineRule="auto"/>
              <w:ind w:firstLine="0"/>
            </w:pPr>
            <w:r>
              <w:rPr>
                <w:rFonts w:eastAsia="Times New Roman" w:cs="Times New Roman"/>
                <w:sz w:val="20"/>
                <w:szCs w:val="20"/>
              </w:rPr>
              <w:t>-Porcentaje de frutos descartados.</w:t>
            </w:r>
          </w:p>
          <w:p w14:paraId="712B5C9B" w14:textId="673D0ED8" w:rsidR="004C158B" w:rsidRPr="000F2C66" w:rsidRDefault="1863A70F" w:rsidP="629D5B68">
            <w:pPr>
              <w:spacing w:before="0" w:line="240" w:lineRule="auto"/>
              <w:ind w:firstLine="0"/>
              <w:rPr>
                <w:rFonts w:eastAsia="Times New Roman" w:cs="Times New Roman"/>
                <w:sz w:val="20"/>
                <w:szCs w:val="20"/>
              </w:rPr>
            </w:pPr>
            <w:r>
              <w:rPr>
                <w:rFonts w:eastAsia="Times New Roman" w:cs="Times New Roman"/>
                <w:sz w:val="20"/>
                <w:szCs w:val="20"/>
              </w:rPr>
              <w:t>-Porcentaje de frutos exportables.  -Pérdidas económicas estimadas.</w:t>
            </w:r>
          </w:p>
        </w:tc>
        <w:tc>
          <w:tcPr>
            <w:tcW w:w="1998" w:type="dxa"/>
            <w:vMerge/>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270" w:name="_Toc202640029"/>
      <w:bookmarkStart w:id="271" w:name="_Toc202640431"/>
      <w:bookmarkStart w:id="272" w:name="_Toc208415555"/>
      <w:bookmarkStart w:id="273"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274" w:name="_Toc212194697"/>
      <w:bookmarkStart w:id="275" w:name="_Toc215124714"/>
      <w:bookmarkStart w:id="276" w:name="_Toc215131979"/>
      <w:bookmarkEnd w:id="270"/>
      <w:bookmarkEnd w:id="271"/>
      <w:bookmarkEnd w:id="272"/>
      <w:bookmarkEnd w:id="273"/>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 xml:space="preserve"> </w:t>
        <w:br/>
      </w:r>
      <w:r>
        <w:rPr>
          <w:color w:val="000000" w:themeColor="text1"/>
          <w:sz w:val="24"/>
          <w:szCs w:val="24"/>
        </w:rPr>
        <w:t>Matriz de Operacionalización de las Variables</w:t>
      </w:r>
      <w:bookmarkEnd w:id="274"/>
      <w:bookmarkEnd w:id="275"/>
      <w:bookmarkEnd w:id="276"/>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629D5B68">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Tipo de Variable</w:t>
            </w:r>
          </w:p>
        </w:tc>
      </w:tr>
      <w:tr w:rsidR="008D5CC7" w:rsidRPr="000F2C66" w14:paraId="5D83C00C" w14:textId="77777777" w:rsidTr="629D5B68">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20A633A8" w14:textId="1C94F36F"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Sistema de Visión Computacional</w:t>
            </w:r>
          </w:p>
        </w:tc>
        <w:tc>
          <w:tcPr>
            <w:tcW w:w="3329" w:type="dxa"/>
            <w:tcBorders>
              <w:top w:val="single" w:sz="4" w:space="0" w:color="auto"/>
            </w:tcBorders>
            <w:tcMar>
              <w:top w:w="72" w:type="dxa"/>
              <w:left w:w="144" w:type="dxa"/>
              <w:bottom w:w="72" w:type="dxa"/>
              <w:right w:w="144" w:type="dxa"/>
            </w:tcMar>
            <w:vAlign w:val="center"/>
            <w:hideMark/>
          </w:tcPr>
          <w:p w14:paraId="6E085366" w14:textId="70ECBDA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Conjunto de técnicas de inteligencia artificial basadas en algoritmos de aprendizaje profundo (Deep Learning) y redes neuronales convolucionales (CNN), que permiten procesar, analizar y clasificar imágenes digitales capturadas en el campo para la detección autónoma de plagas, enfermedades y anomalías morfológicas en los cultivos de palta Hass.</w:t>
            </w:r>
          </w:p>
        </w:tc>
        <w:tc>
          <w:tcPr>
            <w:tcW w:w="2551" w:type="dxa"/>
            <w:tcBorders>
              <w:top w:val="single" w:sz="4" w:space="0" w:color="auto"/>
            </w:tcBorders>
            <w:tcMar>
              <w:top w:w="72" w:type="dxa"/>
              <w:left w:w="144" w:type="dxa"/>
              <w:bottom w:w="72" w:type="dxa"/>
              <w:right w:w="144" w:type="dxa"/>
            </w:tcMar>
            <w:vAlign w:val="center"/>
            <w:hideMark/>
          </w:tcPr>
          <w:p w14:paraId="7AAC9DC9" w14:textId="3DA064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Modelo de red neuronal convolucional entrenado con un dataset fitosanitario de imágenes de hojas y frutos de palta Hass, evaluado mediante métricas de rendimiento estandarizadas. El sistema se implementa en campo y sus resultados se contrastan con la inspección manual tradicional.</w:t>
            </w:r>
          </w:p>
        </w:tc>
        <w:tc>
          <w:tcPr>
            <w:tcW w:w="2410" w:type="dxa"/>
            <w:tcBorders>
              <w:top w:val="single" w:sz="4" w:space="0" w:color="auto"/>
            </w:tcBorders>
            <w:tcMar>
              <w:top w:w="72" w:type="dxa"/>
              <w:left w:w="144" w:type="dxa"/>
              <w:bottom w:w="72" w:type="dxa"/>
              <w:right w:w="144" w:type="dxa"/>
            </w:tcMar>
            <w:vAlign w:val="center"/>
            <w:hideMark/>
          </w:tcPr>
          <w:p w14:paraId="347CFFD2" w14:textId="03C5D5C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del modelo, velocidad de procesamiento, capacidad de detección temprana.</w:t>
            </w:r>
          </w:p>
        </w:tc>
        <w:tc>
          <w:tcPr>
            <w:tcW w:w="2268" w:type="dxa"/>
            <w:tcBorders>
              <w:top w:val="single" w:sz="4" w:space="0" w:color="auto"/>
            </w:tcBorders>
            <w:tcMar>
              <w:top w:w="72" w:type="dxa"/>
              <w:left w:w="144" w:type="dxa"/>
              <w:bottom w:w="72" w:type="dxa"/>
              <w:right w:w="144" w:type="dxa"/>
            </w:tcMar>
            <w:vAlign w:val="center"/>
            <w:hideMark/>
          </w:tcPr>
          <w:p w14:paraId="62604C82" w14:textId="62C16DCE"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Suma total de métricas de rendimiento (</w:t>
            </w:r>
            <w:del w:id="9095" w:author="Revision Claude" w:date="2026-10-19T00:00:00Z">
              <w:r>
                <w:rPr>
                  <w:rFonts w:eastAsia="Times New Roman" w:cs="Times New Roman"/>
                  <w:color w:val="000000" w:themeColor="text1"/>
                  <w:sz w:val="20"/>
                  <w:szCs w:val="20"/>
                </w:rPr>
                <w:delText xml:space="preserve">Accuracy, Recall, F1-score, mAP</w:delText>
              </w:r>
            </w:del>
            <w:ins w:id="9096" w:author="Revision Claude" w:date="2026-10-19T00:00:00Z">
              <w:r>
                <w:rPr>
                  <w:rFonts w:eastAsia="Times New Roman" w:cs="Times New Roman"/>
                  <w:color w:val="000000" w:themeColor="text1"/>
                  <w:sz w:val="20"/>
                  <w:szCs w:val="20"/>
                </w:rPr>
                <w:t xml:space="preserve">Precisión, Recall, F1-score, mAP50, mAP50-95</w:t>
              </w:r>
            </w:ins>
            <w:r>
              <w:rPr>
                <w:rFonts w:eastAsia="Times New Roman" w:cs="Times New Roman"/>
                <w:color w:val="000000" w:themeColor="text1"/>
                <w:sz w:val="20"/>
                <w:szCs w:val="20"/>
              </w:rPr>
              <w:t xml:space="preserve">, tiempos de inferencia).</w:t>
            </w:r>
          </w:p>
        </w:tc>
        <w:tc>
          <w:tcPr>
            <w:tcW w:w="1769" w:type="dxa"/>
            <w:tcBorders>
              <w:top w:val="single" w:sz="4" w:space="0" w:color="auto"/>
            </w:tcBorders>
            <w:tcMar>
              <w:top w:w="72" w:type="dxa"/>
              <w:left w:w="144" w:type="dxa"/>
              <w:bottom w:w="72" w:type="dxa"/>
              <w:right w:w="144" w:type="dxa"/>
            </w:tcMar>
            <w:vAlign w:val="center"/>
            <w:hideMark/>
          </w:tcPr>
          <w:p w14:paraId="18DFA731" w14:textId="0FAF864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50F45780" w14:textId="77777777" w:rsidTr="629D5B68">
        <w:trPr>
          <w:trHeight w:val="824"/>
          <w:jc w:val="center"/>
        </w:trPr>
        <w:tc>
          <w:tcPr>
            <w:tcW w:w="0" w:type="auto"/>
            <w:tcMar>
              <w:top w:w="72" w:type="dxa"/>
              <w:left w:w="144" w:type="dxa"/>
              <w:bottom w:w="72" w:type="dxa"/>
              <w:right w:w="144" w:type="dxa"/>
            </w:tcMar>
            <w:vAlign w:val="center"/>
            <w:hideMark/>
          </w:tcPr>
          <w:p w14:paraId="047478FF" w14:textId="182E55F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1: Precisión del modelo</w:t>
            </w:r>
          </w:p>
        </w:tc>
        <w:tc>
          <w:tcPr>
            <w:tcW w:w="3329" w:type="dxa"/>
            <w:tcMar>
              <w:top w:w="72" w:type="dxa"/>
              <w:left w:w="144" w:type="dxa"/>
              <w:bottom w:w="72" w:type="dxa"/>
              <w:right w:w="144" w:type="dxa"/>
            </w:tcMar>
            <w:vAlign w:val="center"/>
            <w:hideMark/>
          </w:tcPr>
          <w:p w14:paraId="54304755" w14:textId="4C8177C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Capacidad del algoritmo de visión computacional para clasificar correctamente las imágenes de hojas y frutos, determinando si presentan signos de plagas, enfermedades o condiciones normales, en comparación con un estándar de referencia (inspección experta).</w:t>
            </w:r>
          </w:p>
        </w:tc>
        <w:tc>
          <w:tcPr>
            <w:tcW w:w="2551" w:type="dxa"/>
            <w:tcMar>
              <w:top w:w="72" w:type="dxa"/>
              <w:left w:w="144" w:type="dxa"/>
              <w:bottom w:w="72" w:type="dxa"/>
              <w:right w:w="144" w:type="dxa"/>
            </w:tcMar>
            <w:vAlign w:val="center"/>
            <w:hideMark/>
          </w:tcPr>
          <w:p w14:paraId="52E30088" w14:textId="3C05DA8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 de exactitud alcanzado por el modelo al ser evaluado con un conjunto de imágenes de prueba, medido a través de métricas estandarizadas de clasificación.</w:t>
            </w:r>
          </w:p>
        </w:tc>
        <w:tc>
          <w:tcPr>
            <w:tcW w:w="2410" w:type="dxa"/>
            <w:tcMar>
              <w:top w:w="72" w:type="dxa"/>
              <w:left w:w="144" w:type="dxa"/>
              <w:bottom w:w="72" w:type="dxa"/>
              <w:right w:w="144" w:type="dxa"/>
            </w:tcMar>
            <w:vAlign w:val="center"/>
            <w:hideMark/>
          </w:tcPr>
          <w:p w14:paraId="1F16187E" w14:textId="6148A33F" w:rsidR="629D5B68" w:rsidRDefault="629D5B68" w:rsidP="629D5B68">
            <w:pPr>
              <w:spacing w:before="0" w:line="240" w:lineRule="auto"/>
              <w:ind w:firstLine="0"/>
              <w:rPr>
                <w:rFonts w:eastAsia="Times New Roman" w:cs="Times New Roman"/>
                <w:color w:val="000000" w:themeColor="text1"/>
                <w:sz w:val="20"/>
                <w:szCs w:val="20"/>
              </w:rPr>
            </w:pPr>
            <w:del w:id="9097" w:author="Revision Claude" w:date="2026-10-19T00:00:00Z">
              <w:r>
                <w:rPr>
                  <w:rFonts w:eastAsia="Times New Roman" w:cs="Times New Roman"/>
                  <w:color w:val="000000" w:themeColor="text1"/>
                  <w:sz w:val="20"/>
                  <w:szCs w:val="20"/>
                </w:rPr>
                <w:delText xml:space="preserve">Accuracy, Recall, F1-score, mAP (Mean Average Precision).</w:delText>
              </w:r>
            </w:del>
            <w:ins w:id="9098" w:author="Revision Claude" w:date="2026-10-19T00:00:00Z">
              <w:r>
                <w:rPr>
                  <w:rFonts w:eastAsia="Times New Roman" w:cs="Times New Roman"/>
                  <w:color w:val="000000" w:themeColor="text1"/>
                  <w:sz w:val="20"/>
                  <w:szCs w:val="20"/>
                </w:rPr>
                <w:t xml:space="preserve">Precisión (P), Recall (R), F1-score, mAP50 y mAP50-95.</w:t>
              </w:r>
            </w:ins>
          </w:p>
        </w:tc>
        <w:tc>
          <w:tcPr>
            <w:tcW w:w="2268" w:type="dxa"/>
            <w:tcMar>
              <w:top w:w="72" w:type="dxa"/>
              <w:left w:w="144" w:type="dxa"/>
              <w:bottom w:w="72" w:type="dxa"/>
              <w:right w:w="144" w:type="dxa"/>
            </w:tcMar>
            <w:vAlign w:val="center"/>
            <w:hideMark/>
          </w:tcPr>
          <w:p w14:paraId="2B5A1DCF" w14:textId="022F5937" w:rsidR="629D5B68" w:rsidRDefault="629D5B68" w:rsidP="629D5B68">
            <w:pPr>
              <w:spacing w:before="0" w:line="240" w:lineRule="auto"/>
              <w:ind w:firstLine="0"/>
              <w:rPr>
                <w:rFonts w:eastAsia="Times New Roman" w:cs="Times New Roman"/>
                <w:color w:val="000000" w:themeColor="text1"/>
                <w:sz w:val="20"/>
                <w:szCs w:val="20"/>
              </w:rPr>
            </w:pPr>
            <w:commentRangeStart w:id="7"/>
            <w:del w:id="9099" w:author="Revision Claude" w:date="2026-10-19T00:00:00Z">
              <w:r>
                <w:rPr>
                  <w:rFonts w:eastAsia="Times New Roman" w:cs="Times New Roman"/>
                  <w:color w:val="000000" w:themeColor="text1"/>
                  <w:sz w:val="20"/>
                  <w:szCs w:val="20"/>
                </w:rPr>
                <w:delText>Porcentaje de aciertos (0% – 100%). Se considera alto si ≥ 90%.</w:delText>
              </w:r>
            </w:del>
            <w:ins w:id="9100" w:author="Revision Claude" w:date="2026-10-19T00:00:00Z">
              <w:r>
                <w:rPr>
                  <w:rFonts w:eastAsia="Times New Roman" w:cs="Times New Roman"/>
                  <w:color w:val="000000" w:themeColor="text1"/>
                  <w:sz w:val="20"/>
                  <w:szCs w:val="20"/>
                </w:rPr>
                <w:t xml:space="preserve">Valor de 0 % a 100 %. Nivel alto si mAP50 ≥ 85 %; aceptable si se ubica entre 70 % y 84 %; bajo si es menor a 70 %.</w:t>
              </w:r>
            </w:ins>
            <w:commentRangeEnd w:id="7"/>
            <w:r>
              <w:commentReference w:id="7"/>
            </w:r>
          </w:p>
        </w:tc>
        <w:tc>
          <w:tcPr>
            <w:tcW w:w="1769" w:type="dxa"/>
            <w:tcMar>
              <w:top w:w="72" w:type="dxa"/>
              <w:left w:w="144" w:type="dxa"/>
              <w:bottom w:w="72" w:type="dxa"/>
              <w:right w:w="144" w:type="dxa"/>
            </w:tcMar>
            <w:vAlign w:val="center"/>
            <w:hideMark/>
          </w:tcPr>
          <w:p w14:paraId="4172F643" w14:textId="27E0D788" w:rsidR="629D5B68" w:rsidRDefault="629D5B68" w:rsidP="629D5B68">
            <w:pPr>
              <w:spacing w:before="0" w:line="240" w:lineRule="auto"/>
              <w:ind w:firstLine="0"/>
              <w:rPr>
                <w:rFonts w:eastAsia="Times New Roman" w:cs="Times New Roman"/>
                <w:color w:val="000000" w:themeColor="text1"/>
                <w:sz w:val="20"/>
                <w:szCs w:val="20"/>
              </w:rPr>
            </w:pPr>
            <w:del w:id="9101" w:author="Revision Claude" w:date="2026-10-19T00:00:00Z">
              <w:r>
                <w:rPr>
                  <w:rFonts w:eastAsia="Times New Roman" w:cs="Times New Roman"/>
                  <w:color w:val="000000" w:themeColor="text1"/>
                  <w:sz w:val="20"/>
                  <w:szCs w:val="20"/>
                </w:rPr>
                <w:delText>Cuantitativa ordinal</w:delText>
              </w:r>
            </w:del>
            <w:ins w:id="9102" w:author="Revision Claude" w:date="2026-10-19T00:00:00Z">
              <w:r>
                <w:rPr>
                  <w:rFonts w:eastAsia="Times New Roman" w:cs="Times New Roman"/>
                  <w:color w:val="000000" w:themeColor="text1"/>
                  <w:sz w:val="20"/>
                  <w:szCs w:val="20"/>
                </w:rPr>
                <w:t xml:space="preserve">Cuantitativa continua</w:t>
              </w:r>
            </w:ins>
          </w:p>
        </w:tc>
      </w:tr>
      <w:tr w:rsidR="008D5CC7" w:rsidRPr="000F2C66" w14:paraId="3BAC0E55" w14:textId="77777777" w:rsidTr="629D5B68">
        <w:trPr>
          <w:trHeight w:val="824"/>
          <w:jc w:val="center"/>
        </w:trPr>
        <w:tc>
          <w:tcPr>
            <w:tcW w:w="0" w:type="auto"/>
            <w:tcMar>
              <w:top w:w="72" w:type="dxa"/>
              <w:left w:w="144" w:type="dxa"/>
              <w:bottom w:w="72" w:type="dxa"/>
              <w:right w:w="144" w:type="dxa"/>
            </w:tcMar>
            <w:vAlign w:val="center"/>
            <w:hideMark/>
          </w:tcPr>
          <w:p w14:paraId="0830A600" w14:textId="00CCBC2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2: Velocidad de procesamiento</w:t>
            </w:r>
          </w:p>
        </w:tc>
        <w:tc>
          <w:tcPr>
            <w:tcW w:w="3329" w:type="dxa"/>
            <w:tcMar>
              <w:top w:w="72" w:type="dxa"/>
              <w:left w:w="144" w:type="dxa"/>
              <w:bottom w:w="72" w:type="dxa"/>
              <w:right w:w="144" w:type="dxa"/>
            </w:tcMar>
            <w:vAlign w:val="center"/>
            <w:hideMark/>
          </w:tcPr>
          <w:p w14:paraId="06E9583E" w14:textId="41C7CA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Tiempo que el sistema de visión computacional requiere para procesar una imagen y generar un diagnóstico, desde la captura hasta la salida del resultado, lo que determina su viabilidad para aplicaciones en </w:t>
              <w:lastRenderedPageBreak/>
              <w:t>tiempo real en campo.</w:t>
            </w:r>
          </w:p>
        </w:tc>
        <w:tc>
          <w:tcPr>
            <w:tcW w:w="2551" w:type="dxa"/>
            <w:tcMar>
              <w:top w:w="72" w:type="dxa"/>
              <w:left w:w="144" w:type="dxa"/>
              <w:bottom w:w="72" w:type="dxa"/>
              <w:right w:w="144" w:type="dxa"/>
            </w:tcMar>
            <w:vAlign w:val="center"/>
            <w:hideMark/>
          </w:tcPr>
          <w:p w14:paraId="626D0342" w14:textId="36273C7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Medición cronométrica del tiempo de inferencia por imagen y por árbol, registrada durante las pruebas en campo bajo condiciones operativas </w:t>
              <w:lastRenderedPageBreak/>
              <w:t>reales.</w:t>
            </w:r>
          </w:p>
        </w:tc>
        <w:tc>
          <w:tcPr>
            <w:tcW w:w="2410" w:type="dxa"/>
            <w:tcMar>
              <w:top w:w="72" w:type="dxa"/>
              <w:left w:w="144" w:type="dxa"/>
              <w:bottom w:w="72" w:type="dxa"/>
              <w:right w:w="144" w:type="dxa"/>
            </w:tcMar>
            <w:vAlign w:val="center"/>
            <w:hideMark/>
          </w:tcPr>
          <w:p w14:paraId="03826A57" w14:textId="3FD6DE9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de inferencia por imagen (ms), tiempo de procesamiento por árbol (s), capacidad de frames por segundo (FPS).</w:t>
            </w:r>
          </w:p>
        </w:tc>
        <w:tc>
          <w:tcPr>
            <w:tcW w:w="2268" w:type="dxa"/>
            <w:tcMar>
              <w:top w:w="72" w:type="dxa"/>
              <w:left w:w="144" w:type="dxa"/>
              <w:bottom w:w="72" w:type="dxa"/>
              <w:right w:w="144" w:type="dxa"/>
            </w:tcMar>
            <w:hideMark/>
          </w:tcPr>
          <w:p w14:paraId="58355507" w14:textId="14D0C1F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en milisegundos. Se considera óptimo si ≤ 150 ms por imagen.</w:t>
            </w:r>
          </w:p>
        </w:tc>
        <w:tc>
          <w:tcPr>
            <w:tcW w:w="1769" w:type="dxa"/>
            <w:tcMar>
              <w:top w:w="72" w:type="dxa"/>
              <w:left w:w="144" w:type="dxa"/>
              <w:bottom w:w="72" w:type="dxa"/>
              <w:right w:w="144" w:type="dxa"/>
            </w:tcMar>
            <w:vAlign w:val="center"/>
            <w:hideMark/>
          </w:tcPr>
          <w:p w14:paraId="1AFE303B" w14:textId="07E142E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2242F25A" w14:textId="77777777" w:rsidTr="629D5B68">
        <w:trPr>
          <w:trHeight w:val="824"/>
          <w:jc w:val="center"/>
        </w:trPr>
        <w:tc>
          <w:tcPr>
            <w:tcW w:w="0" w:type="auto"/>
            <w:tcMar>
              <w:top w:w="72" w:type="dxa"/>
              <w:left w:w="144" w:type="dxa"/>
              <w:bottom w:w="72" w:type="dxa"/>
              <w:right w:w="144" w:type="dxa"/>
            </w:tcMar>
            <w:vAlign w:val="center"/>
            <w:hideMark/>
          </w:tcPr>
          <w:p w14:paraId="4217BA80" w14:textId="50EB77A0"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3: Capacidad de detección temprana</w:t>
            </w:r>
          </w:p>
        </w:tc>
        <w:tc>
          <w:tcPr>
            <w:tcW w:w="3329" w:type="dxa"/>
            <w:tcMar>
              <w:top w:w="72" w:type="dxa"/>
              <w:left w:w="144" w:type="dxa"/>
              <w:bottom w:w="72" w:type="dxa"/>
              <w:right w:w="144" w:type="dxa"/>
            </w:tcMar>
            <w:vAlign w:val="center"/>
            <w:hideMark/>
          </w:tcPr>
          <w:p w14:paraId="460B6293" w14:textId="1EB0AA1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Sensibilidad del modelo para identificar síntomas incipientes de plagas o enfermedades (manchas leves, decoloraciones, deformaciones iniciales) antes de que se manifiesten visiblemente a simple vista, permitiendo una intervención preventiva.</w:t>
            </w:r>
          </w:p>
        </w:tc>
        <w:tc>
          <w:tcPr>
            <w:tcW w:w="2551" w:type="dxa"/>
            <w:tcMar>
              <w:top w:w="72" w:type="dxa"/>
              <w:left w:w="144" w:type="dxa"/>
              <w:bottom w:w="72" w:type="dxa"/>
              <w:right w:w="144" w:type="dxa"/>
            </w:tcMar>
            <w:vAlign w:val="center"/>
            <w:hideMark/>
          </w:tcPr>
          <w:p w14:paraId="1EDD3BAD" w14:textId="4DA8B7C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Evaluación del porcentaje de aciertos en la detección de casos positivos en etapas tempranas, contrastado con el diagnóstico de un especialista.</w:t>
            </w:r>
          </w:p>
        </w:tc>
        <w:tc>
          <w:tcPr>
            <w:tcW w:w="2410" w:type="dxa"/>
            <w:tcMar>
              <w:top w:w="72" w:type="dxa"/>
              <w:left w:w="144" w:type="dxa"/>
              <w:bottom w:w="72" w:type="dxa"/>
              <w:right w:w="144" w:type="dxa"/>
            </w:tcMar>
            <w:vAlign w:val="center"/>
            <w:hideMark/>
          </w:tcPr>
          <w:p w14:paraId="30AEE942" w14:textId="14BDE81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Tasa de verdaderos positivos (TPR), tasa de falsos negativos (FNR), capacidad para identificar síntomas en fase inicial.</w:t>
            </w:r>
          </w:p>
        </w:tc>
        <w:tc>
          <w:tcPr>
            <w:tcW w:w="2268" w:type="dxa"/>
            <w:tcMar>
              <w:top w:w="72" w:type="dxa"/>
              <w:left w:w="144" w:type="dxa"/>
              <w:bottom w:w="72" w:type="dxa"/>
              <w:right w:w="144" w:type="dxa"/>
            </w:tcMar>
            <w:hideMark/>
          </w:tcPr>
          <w:p w14:paraId="41C8BF5C" w14:textId="58B4F5E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Niveles de sensibilidad: alta (&gt; 90%), media (70% – 89%), baja (&lt; 70%).</w:t>
            </w:r>
          </w:p>
        </w:tc>
        <w:tc>
          <w:tcPr>
            <w:tcW w:w="1769" w:type="dxa"/>
            <w:tcMar>
              <w:top w:w="72" w:type="dxa"/>
              <w:left w:w="144" w:type="dxa"/>
              <w:bottom w:w="72" w:type="dxa"/>
              <w:right w:w="144" w:type="dxa"/>
            </w:tcMar>
            <w:vAlign w:val="center"/>
            <w:hideMark/>
          </w:tcPr>
          <w:p w14:paraId="54857BD8" w14:textId="4822F1A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Ordinal</w:t>
            </w:r>
          </w:p>
        </w:tc>
      </w:tr>
      <w:tr w:rsidR="008D5CC7" w:rsidRPr="000F2C66" w14:paraId="77DDC59D" w14:textId="77777777" w:rsidTr="629D5B68">
        <w:trPr>
          <w:trHeight w:val="824"/>
          <w:jc w:val="center"/>
        </w:trPr>
        <w:tc>
          <w:tcPr>
            <w:tcW w:w="0" w:type="auto"/>
            <w:tcMar>
              <w:top w:w="72" w:type="dxa"/>
              <w:left w:w="144" w:type="dxa"/>
              <w:bottom w:w="72" w:type="dxa"/>
              <w:right w:w="144" w:type="dxa"/>
            </w:tcMar>
            <w:vAlign w:val="center"/>
            <w:hideMark/>
          </w:tcPr>
          <w:p w14:paraId="4F76F982" w14:textId="371B60C3"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Producción de Palta Hass</w:t>
            </w:r>
          </w:p>
        </w:tc>
        <w:tc>
          <w:tcPr>
            <w:tcW w:w="3329" w:type="dxa"/>
            <w:tcMar>
              <w:top w:w="72" w:type="dxa"/>
              <w:left w:w="144" w:type="dxa"/>
              <w:bottom w:w="72" w:type="dxa"/>
              <w:right w:w="144" w:type="dxa"/>
            </w:tcMar>
            <w:vAlign w:val="center"/>
            <w:hideMark/>
          </w:tcPr>
          <w:p w14:paraId="7B6E2AB5" w14:textId="400B577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Conjunto de resultados productivos y económicos obtenidos en el cultivo de palta Hass, medidos a través de la eficiencia del diagnóstico fitosanitario, el tiempo empleado en las inspecciones y la cantidad de frutos que logran ser comercializados (sin descarte) al final de la campaña agrícola.</w:t>
            </w:r>
          </w:p>
        </w:tc>
        <w:tc>
          <w:tcPr>
            <w:tcW w:w="2551" w:type="dxa"/>
            <w:tcMar>
              <w:top w:w="72" w:type="dxa"/>
              <w:left w:w="144" w:type="dxa"/>
              <w:bottom w:w="72" w:type="dxa"/>
              <w:right w:w="144" w:type="dxa"/>
            </w:tcMar>
            <w:vAlign w:val="center"/>
            <w:hideMark/>
          </w:tcPr>
          <w:p w14:paraId="12ED5987" w14:textId="087F16F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Registros comparativos de rendimiento (preprueba vs posprueba) que incluyen: precisión del diagnóstico (coincidencia con expertos), tiempo de inspección por árbol y porcentaje de frutos descartados en la fase de postcosecha.</w:t>
            </w:r>
          </w:p>
        </w:tc>
        <w:tc>
          <w:tcPr>
            <w:tcW w:w="2410" w:type="dxa"/>
            <w:tcMar>
              <w:top w:w="72" w:type="dxa"/>
              <w:left w:w="144" w:type="dxa"/>
              <w:bottom w:w="72" w:type="dxa"/>
              <w:right w:w="144" w:type="dxa"/>
            </w:tcMar>
            <w:vAlign w:val="center"/>
            <w:hideMark/>
          </w:tcPr>
          <w:p w14:paraId="20C27283" w14:textId="3C9921E2"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diagnóstica, tiempo de inspección, pérdidas por descarte.</w:t>
            </w:r>
          </w:p>
        </w:tc>
        <w:tc>
          <w:tcPr>
            <w:tcW w:w="2268" w:type="dxa"/>
            <w:tcMar>
              <w:top w:w="72" w:type="dxa"/>
              <w:left w:w="144" w:type="dxa"/>
              <w:bottom w:w="72" w:type="dxa"/>
              <w:right w:w="144" w:type="dxa"/>
            </w:tcMar>
            <w:hideMark/>
          </w:tcPr>
          <w:p w14:paraId="015D1F1D" w14:textId="5B1385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Suma total de indicadores relacionados con la producción (coincidencia diagnóstica, tiempos, porcentaje de descarte).</w:t>
            </w:r>
          </w:p>
        </w:tc>
        <w:tc>
          <w:tcPr>
            <w:tcW w:w="1769" w:type="dxa"/>
            <w:tcMar>
              <w:top w:w="72" w:type="dxa"/>
              <w:left w:w="144" w:type="dxa"/>
              <w:bottom w:w="72" w:type="dxa"/>
              <w:right w:w="144" w:type="dxa"/>
            </w:tcMar>
            <w:vAlign w:val="center"/>
            <w:hideMark/>
          </w:tcPr>
          <w:p w14:paraId="13C10B19" w14:textId="4879279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0919EDA7" w14:textId="77777777" w:rsidTr="629D5B68">
        <w:trPr>
          <w:trHeight w:val="824"/>
          <w:jc w:val="center"/>
        </w:trPr>
        <w:tc>
          <w:tcPr>
            <w:tcW w:w="0" w:type="auto"/>
            <w:tcMar>
              <w:top w:w="72" w:type="dxa"/>
              <w:left w:w="144" w:type="dxa"/>
              <w:bottom w:w="72" w:type="dxa"/>
              <w:right w:w="144" w:type="dxa"/>
            </w:tcMar>
            <w:vAlign w:val="center"/>
            <w:hideMark/>
          </w:tcPr>
          <w:p w14:paraId="63456CD1" w14:textId="21AB74C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1: Precisión diagnóstica</w:t>
            </w:r>
          </w:p>
        </w:tc>
        <w:tc>
          <w:tcPr>
            <w:tcW w:w="3329" w:type="dxa"/>
            <w:tcMar>
              <w:top w:w="72" w:type="dxa"/>
              <w:left w:w="144" w:type="dxa"/>
              <w:bottom w:w="72" w:type="dxa"/>
              <w:right w:w="144" w:type="dxa"/>
            </w:tcMar>
            <w:vAlign w:val="center"/>
            <w:hideMark/>
          </w:tcPr>
          <w:p w14:paraId="0BA4E2AF" w14:textId="4E1FE9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Grado de coincidencia entre los diagnósticos emitidos por el sistema de visión computacional y los realizados por un especialista en fitosanidad, reflejando la fiabilidad del sistema para reemplazar o complementar la inspección manual.</w:t>
            </w:r>
          </w:p>
        </w:tc>
        <w:tc>
          <w:tcPr>
            <w:tcW w:w="2551" w:type="dxa"/>
            <w:tcMar>
              <w:top w:w="72" w:type="dxa"/>
              <w:left w:w="144" w:type="dxa"/>
              <w:bottom w:w="72" w:type="dxa"/>
              <w:right w:w="144" w:type="dxa"/>
            </w:tcMar>
            <w:vAlign w:val="center"/>
            <w:hideMark/>
          </w:tcPr>
          <w:p w14:paraId="65D6B0C7" w14:textId="2F31B0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Comparación de los resultados del sistema con el diagnóstico de un ingeniero agrónomo experto, calculando el porcentaje de concordancia y los errores de clasificación.</w:t>
            </w:r>
          </w:p>
        </w:tc>
        <w:tc>
          <w:tcPr>
            <w:tcW w:w="2410" w:type="dxa"/>
            <w:tcMar>
              <w:top w:w="72" w:type="dxa"/>
              <w:left w:w="144" w:type="dxa"/>
              <w:bottom w:w="72" w:type="dxa"/>
              <w:right w:w="144" w:type="dxa"/>
            </w:tcMar>
            <w:vAlign w:val="center"/>
            <w:hideMark/>
          </w:tcPr>
          <w:p w14:paraId="75722A24" w14:textId="7BD3D631"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coincidencia con el diagnóstico experto, número de falsos positivos, número de falsos negativos.</w:t>
            </w:r>
          </w:p>
        </w:tc>
        <w:tc>
          <w:tcPr>
            <w:tcW w:w="2268" w:type="dxa"/>
            <w:tcMar>
              <w:top w:w="72" w:type="dxa"/>
              <w:left w:w="144" w:type="dxa"/>
              <w:bottom w:w="72" w:type="dxa"/>
              <w:right w:w="144" w:type="dxa"/>
            </w:tcMar>
            <w:hideMark/>
          </w:tcPr>
          <w:p w14:paraId="3EF8746E" w14:textId="087B826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coincidencia (0% – 100%). Se considera aceptable si ≥ 85%.</w:t>
            </w:r>
          </w:p>
        </w:tc>
        <w:tc>
          <w:tcPr>
            <w:tcW w:w="1769" w:type="dxa"/>
            <w:tcMar>
              <w:top w:w="72" w:type="dxa"/>
              <w:left w:w="144" w:type="dxa"/>
              <w:bottom w:w="72" w:type="dxa"/>
              <w:right w:w="144" w:type="dxa"/>
            </w:tcMar>
            <w:vAlign w:val="center"/>
            <w:hideMark/>
          </w:tcPr>
          <w:p w14:paraId="40928D15" w14:textId="31B6D41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6F25C1D3" w14:textId="77777777" w:rsidTr="629D5B68">
        <w:trPr>
          <w:trHeight w:val="824"/>
          <w:jc w:val="center"/>
        </w:trPr>
        <w:tc>
          <w:tcPr>
            <w:tcW w:w="0" w:type="auto"/>
            <w:tcMar>
              <w:top w:w="72" w:type="dxa"/>
              <w:left w:w="144" w:type="dxa"/>
              <w:bottom w:w="72" w:type="dxa"/>
              <w:right w:w="144" w:type="dxa"/>
            </w:tcMar>
            <w:vAlign w:val="center"/>
            <w:hideMark/>
          </w:tcPr>
          <w:p w14:paraId="2019343E" w14:textId="2AF5AFF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2: Tiempo de inspección</w:t>
            </w:r>
          </w:p>
        </w:tc>
        <w:tc>
          <w:tcPr>
            <w:tcW w:w="3329" w:type="dxa"/>
            <w:tcMar>
              <w:top w:w="72" w:type="dxa"/>
              <w:left w:w="144" w:type="dxa"/>
              <w:bottom w:w="72" w:type="dxa"/>
              <w:right w:w="144" w:type="dxa"/>
            </w:tcMar>
            <w:vAlign w:val="center"/>
            <w:hideMark/>
          </w:tcPr>
          <w:p w14:paraId="2EA09EB5" w14:textId="2AFCDB8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Duración total del proceso de revisión fitosanitaria, medida desde el inicio de la inspección de un árbol hasta su finalización, comparando el </w:t>
              <w:lastRenderedPageBreak/>
              <w:t>método manual tradicional con el sistema automatizado.</w:t>
            </w:r>
          </w:p>
        </w:tc>
        <w:tc>
          <w:tcPr>
            <w:tcW w:w="2551" w:type="dxa"/>
            <w:tcMar>
              <w:top w:w="72" w:type="dxa"/>
              <w:left w:w="144" w:type="dxa"/>
              <w:bottom w:w="72" w:type="dxa"/>
              <w:right w:w="144" w:type="dxa"/>
            </w:tcMar>
            <w:vAlign w:val="center"/>
            <w:hideMark/>
          </w:tcPr>
          <w:p w14:paraId="3423FEB8" w14:textId="105FBE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Registro cronométrico del tiempo empleado por árbol y por hectárea, tanto en la preprueba (inspección </w:t>
              <w:lastRenderedPageBreak/>
              <w:t>manual) como en la posprueba (con sistema automatizado).</w:t>
            </w:r>
          </w:p>
        </w:tc>
        <w:tc>
          <w:tcPr>
            <w:tcW w:w="2410" w:type="dxa"/>
            <w:tcMar>
              <w:top w:w="72" w:type="dxa"/>
              <w:left w:w="144" w:type="dxa"/>
              <w:bottom w:w="72" w:type="dxa"/>
              <w:right w:w="144" w:type="dxa"/>
            </w:tcMar>
            <w:vAlign w:val="center"/>
            <w:hideMark/>
          </w:tcPr>
          <w:p w14:paraId="72869607" w14:textId="46E8329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de inspección por árbol (min), tiempo total por hectárea (min), número de </w:t>
              <w:lastRenderedPageBreak/>
              <w:t>árboles inspeccionados por hora.</w:t>
            </w:r>
          </w:p>
        </w:tc>
        <w:tc>
          <w:tcPr>
            <w:tcW w:w="2268" w:type="dxa"/>
            <w:tcMar>
              <w:top w:w="72" w:type="dxa"/>
              <w:left w:w="144" w:type="dxa"/>
              <w:bottom w:w="72" w:type="dxa"/>
              <w:right w:w="144" w:type="dxa"/>
            </w:tcMar>
            <w:hideMark/>
          </w:tcPr>
          <w:p w14:paraId="78110079" w14:textId="4734E71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en minutos. Se espera una reducción ≥ 50% respecto al método </w:t>
              <w:lastRenderedPageBreak/>
              <w:t>manual.</w:t>
            </w:r>
          </w:p>
        </w:tc>
        <w:tc>
          <w:tcPr>
            <w:tcW w:w="1769" w:type="dxa"/>
            <w:tcMar>
              <w:top w:w="72" w:type="dxa"/>
              <w:left w:w="144" w:type="dxa"/>
              <w:bottom w:w="72" w:type="dxa"/>
              <w:right w:w="144" w:type="dxa"/>
            </w:tcMar>
            <w:vAlign w:val="center"/>
            <w:hideMark/>
          </w:tcPr>
          <w:p w14:paraId="3F534E3D" w14:textId="4BD0F4B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Cuantitativa continua</w:t>
            </w:r>
          </w:p>
        </w:tc>
      </w:tr>
      <w:tr w:rsidR="008D5CC7" w:rsidRPr="000F2C66" w14:paraId="2D6C4093" w14:textId="77777777" w:rsidTr="629D5B68">
        <w:trPr>
          <w:trHeight w:val="1614"/>
          <w:jc w:val="center"/>
        </w:trPr>
        <w:tc>
          <w:tcPr>
            <w:tcW w:w="0" w:type="auto"/>
            <w:tcMar>
              <w:top w:w="72" w:type="dxa"/>
              <w:left w:w="144" w:type="dxa"/>
              <w:bottom w:w="72" w:type="dxa"/>
              <w:right w:w="144" w:type="dxa"/>
            </w:tcMar>
            <w:vAlign w:val="center"/>
            <w:hideMark/>
          </w:tcPr>
          <w:p w14:paraId="57102318" w14:textId="2F9332CA"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3: Pérdidas por descarte</w:t>
            </w:r>
          </w:p>
        </w:tc>
        <w:tc>
          <w:tcPr>
            <w:tcW w:w="3329" w:type="dxa"/>
            <w:tcMar>
              <w:top w:w="72" w:type="dxa"/>
              <w:left w:w="144" w:type="dxa"/>
              <w:bottom w:w="72" w:type="dxa"/>
              <w:right w:w="144" w:type="dxa"/>
            </w:tcMar>
            <w:vAlign w:val="center"/>
            <w:hideMark/>
          </w:tcPr>
          <w:p w14:paraId="7EAF3885" w14:textId="1459926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frutos que son rechazados en la fase de postcosecha debido a la presencia de plagas, enfermedades, deformidades o daños mecánicos, lo que representa una merma económica directa para el productor.</w:t>
            </w:r>
          </w:p>
        </w:tc>
        <w:tc>
          <w:tcPr>
            <w:tcW w:w="2551" w:type="dxa"/>
            <w:tcMar>
              <w:top w:w="72" w:type="dxa"/>
              <w:left w:w="144" w:type="dxa"/>
              <w:bottom w:w="72" w:type="dxa"/>
              <w:right w:w="144" w:type="dxa"/>
            </w:tcMar>
            <w:vAlign w:val="center"/>
            <w:hideMark/>
          </w:tcPr>
          <w:p w14:paraId="0E7A184B" w14:textId="3C6EE06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 de la cantidad de frutos descartados y la cantidad de frutos clasificados como exportables (Categorías Extra y I) en la preprueba y posprueba, calculando la reducción porcentual.</w:t>
            </w:r>
          </w:p>
        </w:tc>
        <w:tc>
          <w:tcPr>
            <w:tcW w:w="2410" w:type="dxa"/>
            <w:tcMar>
              <w:top w:w="72" w:type="dxa"/>
              <w:left w:w="144" w:type="dxa"/>
              <w:bottom w:w="72" w:type="dxa"/>
              <w:right w:w="144" w:type="dxa"/>
            </w:tcMar>
            <w:vAlign w:val="center"/>
            <w:hideMark/>
          </w:tcPr>
          <w:p w14:paraId="5D8C7453" w14:textId="23CBF9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frutos descartados, % de frutos exportables (Categorías Extra y I), pérdidas económicas estimadas (Kg/ha o soles/ha).</w:t>
            </w:r>
          </w:p>
        </w:tc>
        <w:tc>
          <w:tcPr>
            <w:tcW w:w="2268" w:type="dxa"/>
            <w:tcMar>
              <w:top w:w="72" w:type="dxa"/>
              <w:left w:w="144" w:type="dxa"/>
              <w:bottom w:w="72" w:type="dxa"/>
              <w:right w:w="144" w:type="dxa"/>
            </w:tcMar>
            <w:hideMark/>
          </w:tcPr>
          <w:p w14:paraId="30DF5810" w14:textId="7122C5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descarte. Se espera una reducción ≥ 30% respecto al método manual.</w:t>
            </w:r>
          </w:p>
        </w:tc>
        <w:tc>
          <w:tcPr>
            <w:tcW w:w="1769" w:type="dxa"/>
            <w:tcMar>
              <w:top w:w="72" w:type="dxa"/>
              <w:left w:w="144" w:type="dxa"/>
              <w:bottom w:w="72" w:type="dxa"/>
              <w:right w:w="144" w:type="dxa"/>
            </w:tcMar>
            <w:vAlign w:val="center"/>
            <w:hideMark/>
          </w:tcPr>
          <w:p w14:paraId="2CF91934" w14:textId="6BC8D9E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1BB4F4B6" w14:textId="77777777" w:rsidTr="629D5B68">
        <w:trPr>
          <w:trHeight w:val="824"/>
          <w:jc w:val="center"/>
        </w:trPr>
        <w:tc>
          <w:tcPr>
            <w:tcW w:w="0" w:type="auto"/>
            <w:tcMar>
              <w:top w:w="72" w:type="dxa"/>
              <w:left w:w="144" w:type="dxa"/>
              <w:bottom w:w="72" w:type="dxa"/>
              <w:right w:w="144" w:type="dxa"/>
            </w:tcMar>
            <w:vAlign w:val="center"/>
            <w:hideMark/>
          </w:tcPr>
          <w:p w14:paraId="2CF61807" w14:textId="2D95664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3329" w:type="dxa"/>
            <w:tcMar>
              <w:top w:w="72" w:type="dxa"/>
              <w:left w:w="144" w:type="dxa"/>
              <w:bottom w:w="72" w:type="dxa"/>
              <w:right w:w="144" w:type="dxa"/>
            </w:tcMar>
            <w:vAlign w:val="center"/>
            <w:hideMark/>
          </w:tcPr>
          <w:p w14:paraId="78048919" w14:textId="19DBD6A1" w:rsidR="008D5CC7" w:rsidRPr="000F2C66" w:rsidRDefault="008D5CC7" w:rsidP="629D5B68">
            <w:pPr>
              <w:spacing w:before="0" w:line="240" w:lineRule="auto"/>
              <w:ind w:firstLine="0"/>
              <w:rPr>
                <w:rFonts w:cs="Times New Roman"/>
                <w:color w:val="000000" w:themeColor="text1"/>
                <w:sz w:val="20"/>
                <w:szCs w:val="20"/>
                <w:lang w:eastAsia="es-PE"/>
              </w:rPr>
            </w:pPr>
          </w:p>
        </w:tc>
        <w:tc>
          <w:tcPr>
            <w:tcW w:w="2551" w:type="dxa"/>
            <w:tcMar>
              <w:top w:w="72" w:type="dxa"/>
              <w:left w:w="144" w:type="dxa"/>
              <w:bottom w:w="72" w:type="dxa"/>
              <w:right w:w="144" w:type="dxa"/>
            </w:tcMar>
            <w:vAlign w:val="center"/>
            <w:hideMark/>
          </w:tcPr>
          <w:p w14:paraId="610C8C00" w14:textId="3898E0F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2410" w:type="dxa"/>
            <w:tcMar>
              <w:top w:w="72" w:type="dxa"/>
              <w:left w:w="144" w:type="dxa"/>
              <w:bottom w:w="72" w:type="dxa"/>
              <w:right w:w="144" w:type="dxa"/>
            </w:tcMar>
            <w:vAlign w:val="center"/>
            <w:hideMark/>
          </w:tcPr>
          <w:p w14:paraId="3963C905" w14:textId="2F51BB04"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2268" w:type="dxa"/>
            <w:tcMar>
              <w:top w:w="72" w:type="dxa"/>
              <w:left w:w="144" w:type="dxa"/>
              <w:bottom w:w="72" w:type="dxa"/>
              <w:right w:w="144" w:type="dxa"/>
            </w:tcMar>
            <w:hideMark/>
          </w:tcPr>
          <w:p w14:paraId="4423A9AC" w14:textId="2191174A"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1769" w:type="dxa"/>
            <w:tcMar>
              <w:top w:w="72" w:type="dxa"/>
              <w:left w:w="144" w:type="dxa"/>
              <w:bottom w:w="72" w:type="dxa"/>
              <w:right w:w="144" w:type="dxa"/>
            </w:tcMar>
            <w:vAlign w:val="center"/>
            <w:hideMark/>
          </w:tcPr>
          <w:p w14:paraId="2730F1B2" w14:textId="534C73BB" w:rsidR="008D5CC7" w:rsidRPr="000F2C66" w:rsidRDefault="008D5CC7" w:rsidP="00D26420">
            <w:pPr>
              <w:spacing w:before="0" w:line="240" w:lineRule="auto"/>
              <w:ind w:firstLine="0"/>
              <w:rPr>
                <w:rFonts w:eastAsia="Times New Roman" w:cs="Times New Roman"/>
                <w:color w:val="000000"/>
                <w:sz w:val="20"/>
                <w:szCs w:val="20"/>
                <w:lang w:eastAsia="es-PE"/>
              </w:rPr>
            </w:pP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277" w:name="_Toc212194698"/>
      <w:bookmarkStart w:id="278" w:name="_Toc215124715"/>
      <w:bookmarkStart w:id="279" w:name="_Toc215131980"/>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 xml:space="preserve"> </w:t>
        <w:br/>
      </w:r>
      <w:r>
        <w:rPr>
          <w:color w:val="000000" w:themeColor="text1"/>
          <w:sz w:val="24"/>
          <w:szCs w:val="24"/>
        </w:rPr>
        <w:t>Cuestionario estructurado aplicado a los artesanos</w:t>
      </w:r>
      <w:bookmarkEnd w:id="277"/>
      <w:bookmarkEnd w:id="278"/>
      <w:bookmarkEnd w:id="279"/>
    </w:p>
    <w:p w14:paraId="46D782CB" w14:textId="2FE02BC4" w:rsidR="00305F31" w:rsidRDefault="00C17F14">
      <w:r>
        <w:rPr>
          <w:noProof/>
        </w:rPr>
        <w:drawing>
          <wp:anchor distT="0" distB="0" distL="114300" distR="114300" simplePos="0" relativeHeight="251658242"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drawing>
          <wp:anchor distT="0" distB="0" distL="114300" distR="114300" simplePos="0" relativeHeight="251658241"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Pr>
          <w:noProof/>
        </w:rPr>
        <w:lastRenderedPageBreak/>
        <w:drawing>
          <wp:anchor distT="0" distB="0" distL="114300" distR="114300" simplePos="0" relativeHeight="251658243"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Pr>
          <w:noProof/>
        </w:rPr>
        <w:drawing>
          <wp:anchor distT="0" distB="0" distL="114300" distR="114300" simplePos="0" relativeHeight="251658244"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280" w:name="_Toc212194699"/>
      <w:bookmarkStart w:id="281" w:name="_Toc215124716"/>
      <w:bookmarkStart w:id="282" w:name="_Toc215131981"/>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 xml:space="preserve"> </w:t>
        <w:br/>
      </w:r>
      <w:r>
        <w:rPr>
          <w:color w:val="000000" w:themeColor="text1"/>
          <w:sz w:val="24"/>
          <w:szCs w:val="24"/>
        </w:rPr>
        <w:t xml:space="preserve">Validación mediante juicio de experto 1</w:t>
      </w:r>
      <w:bookmarkEnd w:id="280"/>
      <w:bookmarkEnd w:id="281"/>
      <w:bookmarkEnd w:id="282"/>
    </w:p>
    <w:p w14:paraId="6B39D8CB" w14:textId="68D87F7A" w:rsidR="008E121B" w:rsidRDefault="008E121B" w:rsidP="008E121B">
      <w:pPr>
        <w:tabs>
          <w:tab w:val="left" w:pos="5674"/>
        </w:tabs>
        <w:jc w:val="center"/>
        <w:rPr>
          <w:b/>
          <w:bCs/>
        </w:rPr>
      </w:pPr>
      <w:r>
        <w:rPr>
          <w:b/>
          <w:bCs/>
          <w:noProof/>
        </w:rPr>
        <w:lastRenderedPageBreak/>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1">
                      <a:extLst>
                        <a:ext uri="{BEBA8EAE-BF5A-486C-A8C5-ECC9F3942E4B}">
                          <a14:imgProps xmlns:a14="http://schemas.microsoft.com/office/drawing/2010/main">
                            <a14:imgLayer r:embed="rId82">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283" w:name="_Toc208415558"/>
      <w:bookmarkStart w:id="284" w:name="_Toc208772833"/>
      <w:bookmarkStart w:id="285" w:name="_Toc210202266"/>
      <w:bookmarkStart w:id="286" w:name="_Toc211800090"/>
      <w:bookmarkStart w:id="287" w:name="_Toc212194700"/>
      <w:bookmarkStart w:id="288" w:name="_Toc215124717"/>
      <w:bookmarkStart w:id="289" w:name="_Toc215131982"/>
      <w:r>
        <w:rPr>
          <w:b/>
          <w:bCs/>
          <w:i w:val="0"/>
          <w:iCs w:val="0"/>
          <w:noProof/>
          <w:color w:val="000000" w:themeColor="text1"/>
          <w:sz w:val="24"/>
          <w:szCs w:val="24"/>
        </w:rPr>
        <w:lastRenderedPageBreak/>
        <w:drawing>
          <wp:anchor distT="0" distB="0" distL="114300" distR="114300" simplePos="0" relativeHeight="251658246"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83">
                      <a:extLst>
                        <a:ext uri="{BEBA8EAE-BF5A-486C-A8C5-ECC9F3942E4B}">
                          <a14:imgProps xmlns:a14="http://schemas.microsoft.com/office/drawing/2010/main">
                            <a14:imgLayer r:embed="rId84">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283"/>
      <w:bookmarkEnd w:id="284"/>
      <w:bookmarkEnd w:id="285"/>
      <w:bookmarkEnd w:id="286"/>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t xml:space="preserve"> </w:t>
        <w:br/>
      </w:r>
      <w:r>
        <w:rPr>
          <w:color w:val="000000" w:themeColor="text1"/>
          <w:sz w:val="24"/>
          <w:szCs w:val="24"/>
        </w:rPr>
        <w:t>Validación mediante juicio de experto 2</w:t>
      </w:r>
      <w:bookmarkEnd w:id="287"/>
      <w:bookmarkEnd w:id="288"/>
      <w:bookmarkEnd w:id="289"/>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90" w:name="_Toc208415559"/>
      <w:bookmarkStart w:id="291" w:name="_Toc208772834"/>
      <w:bookmarkStart w:id="292" w:name="_Toc210202267"/>
      <w:bookmarkStart w:id="293" w:name="_Toc211800091"/>
      <w:bookmarkStart w:id="294" w:name="_Toc212194701"/>
      <w:bookmarkStart w:id="295" w:name="_Toc215124718"/>
      <w:bookmarkStart w:id="296" w:name="_Toc215131983"/>
      <w:r>
        <w:rPr>
          <w:b/>
          <w:bCs/>
          <w:i w:val="0"/>
          <w:iCs w:val="0"/>
          <w:noProof/>
          <w:color w:val="000000" w:themeColor="text1"/>
          <w:sz w:val="24"/>
          <w:szCs w:val="24"/>
        </w:rPr>
        <w:lastRenderedPageBreak/>
        <w:drawing>
          <wp:anchor distT="0" distB="0" distL="114300" distR="114300" simplePos="0" relativeHeight="251658245"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85">
                      <a:extLst>
                        <a:ext uri="{BEBA8EAE-BF5A-486C-A8C5-ECC9F3942E4B}">
                          <a14:imgProps xmlns:a14="http://schemas.microsoft.com/office/drawing/2010/main">
                            <a14:imgLayer r:embed="rId86">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90"/>
      <w:bookmarkEnd w:id="291"/>
      <w:bookmarkEnd w:id="292"/>
      <w:bookmarkEnd w:id="293"/>
      <w:r>
        <w:rPr>
          <w:b/>
          <w:bCs/>
          <w:i w:val="0"/>
          <w:iCs w:val="0"/>
          <w:color w:val="000000" w:themeColor="text1"/>
          <w:sz w:val="24"/>
          <w:szCs w:val="24"/>
        </w:rPr>
        <w:t xml:space="preserve">Anexo </w:t>
        <w:fldChar w:fldCharType="begin"/>
        <w:instrText xml:space="preserve"> SEQ Anexo \* ARABIC </w:instrText>
        <w:fldChar w:fldCharType="separate"/>
        <w:t>6</w:t>
        <w:fldChar w:fldCharType="end"/>
        <w:t xml:space="preserve"> </w:t>
        <w:br/>
      </w:r>
      <w:r>
        <w:rPr>
          <w:color w:val="000000" w:themeColor="text1"/>
          <w:sz w:val="24"/>
          <w:szCs w:val="24"/>
        </w:rPr>
        <w:t>Validación mediante juicio de experto 3</w:t>
      </w:r>
      <w:bookmarkEnd w:id="294"/>
      <w:bookmarkEnd w:id="295"/>
      <w:bookmarkEnd w:id="296"/>
    </w:p>
    <w:p w14:paraId="7B38C1AE" w14:textId="6766B6A5" w:rsidR="00E36057" w:rsidRPr="008E121B" w:rsidRDefault="00BD71EB" w:rsidP="00BD71EB">
      <w:pPr>
        <w:pStyle w:val="ANEXO"/>
        <w:numPr>
          <w:ilvl w:val="0"/>
          <w:numId w:val="0"/>
        </w:numPr>
      </w:pPr>
      <w:r>
        <w:t xml:space="preserve">       </w:t>
      </w:r>
    </w:p>
    <w:sectPr w:rsidR="00E36057" w:rsidRPr="008E121B" w:rsidSect="00447427">
      <w:type w:val="continuous"/>
      <w:pgSz w:w="11906" w:h="16838"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on Claude" w:date="2026-10-19T19:05:43Z" w:initials="RC">
    <w:p w14:paraId="6233B2C1" w14:textId="77777777">
      <w:r>
        <w:rPr>
          <w:rStyle w:val="CommentReference"/>
        </w:rPr>
        <w:annotationRef/>
      </w:r>
      <w:r>
        <w:rPr>
          <w:color w:val="000000"/>
          <w:sz w:val="20"/>
          <w:szCs w:val="20"/>
        </w:rPr>
        <w:t xml:space="preserve">Mendoza (2012): sin referencia ni PDF (tampoco estaba en Tesis_Inicial). La definición corresponde al concepto de 'control' en administración. Registrado en pendientes.md para conseguir la fuente o reemplazarla.</w:t>
      </w:r>
    </w:p>
  </w:comment>
  <w:comment w:id="1" w:author="Revision Claude" w:date="2026-10-19T19:05:44Z" w:initials="RC">
    <w:p w14:paraId="79499CE2" w14:textId="77777777">
      <w:r>
        <w:rPr>
          <w:rStyle w:val="CommentReference"/>
        </w:rPr>
        <w:annotationRef/>
      </w:r>
      <w:r>
        <w:rPr>
          <w:color w:val="000000"/>
          <w:sz w:val="20"/>
          <w:szCs w:val="20"/>
        </w:rPr>
        <w:t xml:space="preserve">Rodríguez et al. (2018): sin referencia ni PDF. Registrado en pendientes.md. Alternativa disponible: Bompani et al. (2024), que mide el tiempo de inferencia (147 ms por imagen).</w:t>
      </w:r>
    </w:p>
  </w:comment>
  <w:comment w:id="2" w:author="Revision Claude" w:date="2026-10-19T19:05:44Z" w:initials="RC">
    <w:p w14:paraId="1F60B1B4" w14:textId="77777777">
      <w:r>
        <w:rPr>
          <w:rStyle w:val="CommentReference"/>
        </w:rPr>
        <w:annotationRef/>
      </w:r>
      <w:r>
        <w:rPr>
          <w:color w:val="000000"/>
          <w:sz w:val="20"/>
          <w:szCs w:val="20"/>
        </w:rPr>
        <w:t xml:space="preserve">Capurro et al. (2007): sin referencia ni PDF. La descripción coincide con literatura de diagnóstico médico (Capurro y Rada, 2007). Registrado en pendientes.md.</w:t>
      </w:r>
    </w:p>
  </w:comment>
  <w:comment w:id="3" w:author="Revision Claude" w:date="2026-10-19T19:05:44Z" w:initials="RC">
    <w:p w14:paraId="10D16625" w14:textId="77777777">
      <w:r>
        <w:rPr>
          <w:rStyle w:val="CommentReference"/>
        </w:rPr>
        <w:annotationRef/>
      </w:r>
      <w:r>
        <w:rPr>
          <w:color w:val="000000"/>
          <w:sz w:val="20"/>
          <w:szCs w:val="20"/>
        </w:rPr>
        <w:t xml:space="preserve">Este párrafo reemplaza a Hassan et al. (2021), que no tenía referencia ni PDF y cuyo título no se pudo verificar. Se usó Campos-Ferreira y González-Camacho (2021), que está en pdfs/[1].pdf, es sobre aguacate y ya figuraba en Referencias.</w:t>
      </w:r>
    </w:p>
  </w:comment>
  <w:comment w:id="4" w:author="Revision Claude" w:date="2026-10-19T19:05:44Z" w:initials="RC">
    <w:p w14:paraId="2C429A8E" w14:textId="77777777">
      <w:r>
        <w:rPr>
          <w:rStyle w:val="CommentReference"/>
        </w:rPr>
        <w:annotationRef/>
      </w:r>
      <w:r>
        <w:rPr>
          <w:color w:val="000000"/>
          <w:sz w:val="20"/>
          <w:szCs w:val="20"/>
        </w:rPr>
        <w:t xml:space="preserve">Base teórica nueva, necesaria porque el sistema usa YOLO11 y los resultados se reportan en mAP. Redmon et al. (2016), Jocher y Qiu (2024) y Padilla et al. (2020) son fuentes reales, pero no están en la carpeta pdfs (ver pendientes.md).</w:t>
      </w:r>
    </w:p>
  </w:comment>
  <w:comment w:id="5" w:author="Revision Claude" w:date="2026-10-19T19:05:44Z" w:initials="RC">
    <w:p w14:paraId="5E53F879" w14:textId="77777777">
      <w:r>
        <w:rPr>
          <w:rStyle w:val="CommentReference"/>
        </w:rPr>
        <w:annotationRef/>
      </w:r>
      <w:r>
        <w:rPr>
          <w:color w:val="000000"/>
          <w:sz w:val="20"/>
          <w:szCs w:val="20"/>
        </w:rPr>
        <w:t xml:space="preserve">Meta alineada a los resultados: en la HE1 se fijó mAP50 &gt;= 70 %. El modelo de hojas obtuvo mAP50 = 0.916 (nivel alto) y el de frutos 0.793 (nivel aceptable), ambos sobre el split de validación. HE2 y HE3 no se modificaron porque aún no hay datos de campo de tiempo ni de descarte (ver pendientes.md).</w:t>
      </w:r>
    </w:p>
  </w:comment>
  <w:comment w:id="6" w:author="Revision Claude" w:date="2026-10-19T19:05:44Z" w:initials="RC">
    <w:p w14:paraId="6E2B7F2C" w14:textId="77777777">
      <w:r>
        <w:rPr>
          <w:rStyle w:val="CommentReference"/>
        </w:rPr>
        <w:annotationRef/>
      </w:r>
      <w:r>
        <w:rPr>
          <w:color w:val="000000"/>
          <w:sz w:val="20"/>
          <w:szCs w:val="20"/>
        </w:rPr>
        <w:t xml:space="preserve">La referencia anterior ('Antonio, M., Guerra, A., David, I. O.') tomaba los nombres de pila como apellidos. Los autores del manual (pdfs/f[25].pdf) son Marco Antonio Arévalo Guerra y Oscar David Bonilla Aguirre. Se usó el año de publicación del documento en el repositorio del IICA (marzo de 2025).</w:t>
      </w:r>
    </w:p>
  </w:comment>
  <w:comment w:id="7" w:author="Revision Claude" w:date="2026-10-19T19:05:45Z" w:initials="RC">
    <w:p w14:paraId="539B6830" w14:textId="77777777">
      <w:r>
        <w:rPr>
          <w:rStyle w:val="CommentReference"/>
        </w:rPr>
        <w:annotationRef/>
      </w:r>
      <w:r>
        <w:rPr>
          <w:color w:val="000000"/>
          <w:sz w:val="20"/>
          <w:szCs w:val="20"/>
        </w:rPr>
        <w:t xml:space="preserve">Umbral alineado a los resultados del modelo (antes: 'alto si &gt;= 90 %'). Sustento en antecedentes: Bompani et al. (2024) reportan entre 72 % y 83 %, Ung et al. (2021) entre 72.15 % y 74.13 %, y Campos-Ferreira y González-Camacho (2021) entre 80 % y 87 %. Resultados propios: hojas mAP50 = 91.6 % (alto); frutos mAP50 = 79.3 % (aceptable).</w:t>
      </w:r>
    </w:p>
  </w:comment>
  <w:comment w:id="8" w:author="Revision Claude" w:date="2026-10-20T01:35:09Z" w:initials="RC">
    <w:p w14:paraId="1E58C63E" w14:textId="77777777">
      <w:r>
        <w:rPr>
          <w:rStyle w:val="CommentReference"/>
        </w:rPr>
        <w:annotationRef/>
      </w:r>
      <w:r>
        <w:rPr>
          <w:color w:val="000000"/>
          <w:sz w:val="20"/>
          <w:szCs w:val="20"/>
        </w:rPr>
        <w:t xml:space="preserve">Capítulo reescrito con los resultados de la tesis; se retiró el contenido de la tesis de referencia (Arroyo Carrasco). Métricas calculadas sobre el split de PRUEBA (237 imágenes de hojas y 381 de frutos) con frutos.pt del 19/10/2026 (mejor época: 93) y hojas.pt. Las matrices de confusión se recalcularon con el umbral del sistema (0.35): las que genera Ultralytics 8.4 usan conf = 0.001 y subestiman la diagonal. Lo resaltado en amarillo queda pendiente de datos de campo (tiempos por árbol, descarte pre/post y diagnóstico del agrónomo). Al abrir el documento: Ctrl+A y luego F9 para actualizar la numeración y los índices de tablas y figuras.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3B2C1" w15:done="0"/>
  <w15:commentEx w15:paraId="79499CE2" w15:done="0"/>
  <w15:commentEx w15:paraId="1F60B1B4" w15:done="0"/>
  <w15:commentEx w15:paraId="10D16625" w15:done="0"/>
  <w15:commentEx w15:paraId="2C429A8E" w15:done="0"/>
  <w15:commentEx w15:paraId="5E53F879" w15:done="0"/>
  <w15:commentEx w15:paraId="6E2B7F2C" w15:done="0"/>
  <w15:commentEx w15:paraId="539B6830" w15:done="0"/>
  <w15:commentEx w15:paraId="1E58C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5BB9661" w16cex:dateUtc="2026-10-19T19:05:43Z"/>
  <w16cex:commentExtensible w16cex:durableId="6247E10E" w16cex:dateUtc="2026-10-19T19:05:44Z"/>
  <w16cex:commentExtensible w16cex:durableId="32121AE9" w16cex:dateUtc="2026-10-19T19:05:44Z"/>
  <w16cex:commentExtensible w16cex:durableId="5000F84D" w16cex:dateUtc="2026-10-19T19:05:44Z"/>
  <w16cex:commentExtensible w16cex:durableId="2ED8361F" w16cex:dateUtc="2026-10-19T19:05:44Z"/>
  <w16cex:commentExtensible w16cex:durableId="3730F65C" w16cex:dateUtc="2026-10-19T19:05:44Z"/>
  <w16cex:commentExtensible w16cex:durableId="130B175D" w16cex:dateUtc="2026-10-19T19:05:44Z"/>
  <w16cex:commentExtensible w16cex:durableId="02DAAFA9" w16cex:dateUtc="2026-10-19T19:05:45Z"/>
  <w16cex:commentExtensible w16cex:durableId="6C6AE457" w16cex:dateUtc="2026-10-20T01:35:0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3B2C1" w16cid:durableId="65BB9661"/>
  <w16cid:commentId w16cid:paraId="79499CE2" w16cid:durableId="6247E10E"/>
  <w16cid:commentId w16cid:paraId="1F60B1B4" w16cid:durableId="32121AE9"/>
  <w16cid:commentId w16cid:paraId="10D16625" w16cid:durableId="5000F84D"/>
  <w16cid:commentId w16cid:paraId="2C429A8E" w16cid:durableId="2ED8361F"/>
  <w16cid:commentId w16cid:paraId="5E53F879" w16cid:durableId="3730F65C"/>
  <w16cid:commentId w16cid:paraId="6E2B7F2C" w16cid:durableId="130B175D"/>
  <w16cid:commentId w16cid:paraId="539B6830" w16cid:durableId="02DAAFA9"/>
  <w16cid:commentId w16cid:paraId="1E58C63E" w16cid:durableId="6C6AE4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D6603" w14:textId="77777777" w:rsidR="00545A03" w:rsidRDefault="00545A03" w:rsidP="00453472">
      <w:pPr>
        <w:spacing w:before="0" w:line="240" w:lineRule="auto"/>
      </w:pPr>
      <w:r>
        <w:separator/>
      </w:r>
    </w:p>
  </w:endnote>
  <w:endnote w:type="continuationSeparator" w:id="0">
    <w:p w14:paraId="45D95AAD" w14:textId="77777777" w:rsidR="00545A03" w:rsidRDefault="00545A03" w:rsidP="00453472">
      <w:pPr>
        <w:spacing w:before="0" w:line="240" w:lineRule="auto"/>
      </w:pPr>
      <w:r>
        <w:continuationSeparator/>
      </w:r>
    </w:p>
  </w:endnote>
  <w:endnote w:type="continuationNotice" w:id="1">
    <w:p w14:paraId="31138E95" w14:textId="77777777" w:rsidR="00545A03" w:rsidRDefault="00545A0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7FA8887F" w:rsidR="00453472" w:rsidRDefault="008E19C1" w:rsidP="008E19C1">
    <w:pPr>
      <w:ind w:firstLine="0"/>
    </w:pPr>
    <w:r w:rsidRPr="008E19C1">
      <w:rPr>
        <w:szCs w:val="20"/>
      </w:rPr>
      <w:t xml:space="preserve">Bartolo Leturia F; Benites Yupanqui A; </w:t>
    </w:r>
    <w:proofErr w:type="spellStart"/>
    <w:r w:rsidRPr="008E19C1">
      <w:rPr>
        <w:szCs w:val="20"/>
      </w:rPr>
      <w:t>Sanchez</w:t>
    </w:r>
    <w:proofErr w:type="spellEnd"/>
    <w:r w:rsidRPr="008E19C1">
      <w:rPr>
        <w:szCs w:val="20"/>
      </w:rPr>
      <w:t xml:space="preserve"> Prieto B</w:t>
    </w:r>
    <w:r>
      <w:rPr>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1945" w14:textId="77777777" w:rsidR="00545A03" w:rsidRDefault="00545A03" w:rsidP="00453472">
      <w:pPr>
        <w:spacing w:before="0" w:line="240" w:lineRule="auto"/>
      </w:pPr>
      <w:r>
        <w:separator/>
      </w:r>
    </w:p>
  </w:footnote>
  <w:footnote w:type="continuationSeparator" w:id="0">
    <w:p w14:paraId="433A5844" w14:textId="77777777" w:rsidR="00545A03" w:rsidRDefault="00545A03" w:rsidP="00453472">
      <w:pPr>
        <w:spacing w:before="0" w:line="240" w:lineRule="auto"/>
      </w:pPr>
      <w:r>
        <w:continuationSeparator/>
      </w:r>
    </w:p>
  </w:footnote>
  <w:footnote w:type="continuationNotice" w:id="1">
    <w:p w14:paraId="62F6F254" w14:textId="77777777" w:rsidR="00545A03" w:rsidRDefault="00545A0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729442567" name="Imagen 72944256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3E210A7C" w:rsidR="00453472" w:rsidRPr="00F100BA" w:rsidRDefault="00F100BA" w:rsidP="00453472">
          <w:pPr>
            <w:pStyle w:val="Encabezado"/>
            <w:tabs>
              <w:tab w:val="clear" w:pos="4252"/>
              <w:tab w:val="clear" w:pos="8504"/>
            </w:tabs>
            <w:jc w:val="right"/>
            <w:rPr>
              <w:sz w:val="20"/>
            </w:rPr>
          </w:pPr>
          <w:r>
            <w:rPr>
              <w:rFonts w:eastAsia="Arial" w:cs="Times New Roman"/>
              <w:color w:val="000000" w:themeColor="text1"/>
              <w:sz w:val="20"/>
            </w:rPr>
            <w:t>Implementación de</w:t>
          </w:r>
          <w:r w:rsidRPr="00F100BA">
            <w:rPr>
              <w:rFonts w:eastAsia="Arial" w:cs="Times New Roman"/>
              <w:color w:val="000000" w:themeColor="text1"/>
              <w:sz w:val="20"/>
            </w:rPr>
            <w:t xml:space="preserve"> </w:t>
          </w:r>
          <w:r>
            <w:rPr>
              <w:rFonts w:eastAsia="Arial" w:cs="Times New Roman"/>
              <w:color w:val="000000" w:themeColor="text1"/>
              <w:sz w:val="20"/>
            </w:rPr>
            <w:t>un</w:t>
          </w:r>
          <w:r w:rsidRPr="00F100BA">
            <w:rPr>
              <w:rFonts w:eastAsia="Arial" w:cs="Times New Roman"/>
              <w:color w:val="000000" w:themeColor="text1"/>
              <w:sz w:val="20"/>
            </w:rPr>
            <w:t xml:space="preserve"> S</w:t>
          </w:r>
          <w:r>
            <w:rPr>
              <w:rFonts w:eastAsia="Arial" w:cs="Times New Roman"/>
              <w:color w:val="000000" w:themeColor="text1"/>
              <w:sz w:val="20"/>
            </w:rPr>
            <w:t>istema</w:t>
          </w:r>
          <w:r w:rsidRPr="00F100BA">
            <w:rPr>
              <w:rFonts w:eastAsia="Arial" w:cs="Times New Roman"/>
              <w:color w:val="000000" w:themeColor="text1"/>
              <w:sz w:val="20"/>
            </w:rPr>
            <w:t xml:space="preserve"> </w:t>
          </w:r>
          <w:r>
            <w:rPr>
              <w:rFonts w:eastAsia="Arial" w:cs="Times New Roman"/>
              <w:color w:val="000000" w:themeColor="text1"/>
              <w:sz w:val="20"/>
            </w:rPr>
            <w:t>de</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V</w:t>
          </w:r>
          <w:r w:rsidR="0081702A">
            <w:rPr>
              <w:rFonts w:eastAsia="Arial" w:cs="Times New Roman"/>
              <w:color w:val="000000" w:themeColor="text1"/>
              <w:sz w:val="20"/>
            </w:rPr>
            <w:t>isión</w:t>
          </w:r>
          <w:r w:rsidRPr="00F100BA">
            <w:rPr>
              <w:rFonts w:eastAsia="Arial" w:cs="Times New Roman"/>
              <w:color w:val="000000" w:themeColor="text1"/>
              <w:sz w:val="20"/>
            </w:rPr>
            <w:t xml:space="preserve"> C</w:t>
          </w:r>
          <w:r w:rsidR="0081702A">
            <w:rPr>
              <w:rFonts w:eastAsia="Arial" w:cs="Times New Roman"/>
              <w:color w:val="000000" w:themeColor="text1"/>
              <w:sz w:val="20"/>
            </w:rPr>
            <w:t>omputacional</w:t>
          </w:r>
          <w:r w:rsidRPr="00F100BA">
            <w:rPr>
              <w:rFonts w:eastAsia="Arial" w:cs="Times New Roman"/>
              <w:color w:val="000000" w:themeColor="text1"/>
              <w:sz w:val="20"/>
            </w:rPr>
            <w:t xml:space="preserve"> </w:t>
          </w:r>
          <w:r w:rsidR="0081702A">
            <w:rPr>
              <w:rFonts w:eastAsia="Arial" w:cs="Times New Roman"/>
              <w:color w:val="000000" w:themeColor="text1"/>
              <w:sz w:val="20"/>
            </w:rPr>
            <w:t>para</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O</w:t>
          </w:r>
          <w:r w:rsidR="0081702A">
            <w:rPr>
              <w:rFonts w:eastAsia="Arial" w:cs="Times New Roman"/>
              <w:color w:val="000000" w:themeColor="text1"/>
              <w:sz w:val="20"/>
            </w:rPr>
            <w:t>ptimización de</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621AF5" w:rsidRPr="00F100BA">
            <w:rPr>
              <w:rFonts w:eastAsia="Arial" w:cs="Times New Roman"/>
              <w:color w:val="000000" w:themeColor="text1"/>
              <w:sz w:val="20"/>
            </w:rPr>
            <w:t>P</w:t>
          </w:r>
          <w:r w:rsidR="00621AF5">
            <w:rPr>
              <w:rFonts w:eastAsia="Arial" w:cs="Times New Roman"/>
              <w:color w:val="000000" w:themeColor="text1"/>
              <w:sz w:val="20"/>
            </w:rPr>
            <w:t>roducción</w:t>
          </w:r>
          <w:r w:rsidRPr="00F100BA">
            <w:rPr>
              <w:rFonts w:eastAsia="Arial" w:cs="Times New Roman"/>
              <w:color w:val="000000" w:themeColor="text1"/>
              <w:sz w:val="20"/>
            </w:rPr>
            <w:t xml:space="preserve"> </w:t>
          </w:r>
          <w:r w:rsidR="0081702A">
            <w:rPr>
              <w:rFonts w:eastAsia="Arial" w:cs="Times New Roman"/>
              <w:color w:val="000000" w:themeColor="text1"/>
              <w:sz w:val="20"/>
            </w:rPr>
            <w:t>de</w:t>
          </w:r>
          <w:r w:rsidRPr="00F100BA">
            <w:rPr>
              <w:rFonts w:eastAsia="Arial" w:cs="Times New Roman"/>
              <w:color w:val="000000" w:themeColor="text1"/>
              <w:sz w:val="20"/>
            </w:rPr>
            <w:t xml:space="preserve"> P</w:t>
          </w:r>
          <w:r w:rsidR="0081702A">
            <w:rPr>
              <w:rFonts w:eastAsia="Arial" w:cs="Times New Roman"/>
              <w:color w:val="000000" w:themeColor="text1"/>
              <w:sz w:val="20"/>
            </w:rPr>
            <w:t>alta</w:t>
          </w:r>
          <w:r w:rsidRPr="00F100BA">
            <w:rPr>
              <w:rFonts w:eastAsia="Arial" w:cs="Times New Roman"/>
              <w:color w:val="000000" w:themeColor="text1"/>
              <w:sz w:val="20"/>
            </w:rPr>
            <w:t xml:space="preserve"> H</w:t>
          </w:r>
          <w:r w:rsidR="0081702A">
            <w:rPr>
              <w:rFonts w:eastAsia="Arial" w:cs="Times New Roman"/>
              <w:color w:val="000000" w:themeColor="text1"/>
              <w:sz w:val="20"/>
            </w:rPr>
            <w:t>ass</w:t>
          </w:r>
          <w:r w:rsidRPr="00F100BA">
            <w:rPr>
              <w:rFonts w:eastAsia="Arial" w:cs="Times New Roman"/>
              <w:color w:val="000000" w:themeColor="text1"/>
              <w:sz w:val="20"/>
            </w:rPr>
            <w:t xml:space="preserve"> </w:t>
          </w:r>
          <w:r w:rsidR="0081702A">
            <w:rPr>
              <w:rFonts w:eastAsia="Arial" w:cs="Times New Roman"/>
              <w:color w:val="000000" w:themeColor="text1"/>
              <w:sz w:val="20"/>
            </w:rPr>
            <w:t>en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ocalidad</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de</w:t>
          </w:r>
          <w:r w:rsidRPr="00F100BA">
            <w:rPr>
              <w:rFonts w:eastAsia="Times New Roman" w:cs="Times New Roman"/>
              <w:color w:val="000000" w:themeColor="text1"/>
              <w:sz w:val="20"/>
            </w:rPr>
            <w:t xml:space="preserve"> C</w:t>
          </w:r>
          <w:r w:rsidR="0081702A">
            <w:rPr>
              <w:rFonts w:eastAsia="Times New Roman" w:cs="Times New Roman"/>
              <w:color w:val="000000" w:themeColor="text1"/>
              <w:sz w:val="20"/>
            </w:rPr>
            <w:t>hao</w:t>
          </w:r>
          <w:r w:rsidRPr="00F100BA">
            <w:rPr>
              <w:rFonts w:eastAsia="Times New Roman" w:cs="Times New Roman"/>
              <w:color w:val="000000" w:themeColor="text1"/>
              <w:sz w:val="20"/>
            </w:rPr>
            <w:t>, P</w:t>
          </w:r>
          <w:r w:rsidR="0081702A">
            <w:rPr>
              <w:rFonts w:eastAsia="Times New Roman" w:cs="Times New Roman"/>
              <w:color w:val="000000" w:themeColor="text1"/>
              <w:sz w:val="20"/>
            </w:rPr>
            <w:t>rovincia de</w:t>
          </w:r>
          <w:r w:rsidRPr="00F100BA">
            <w:rPr>
              <w:rFonts w:eastAsia="Times New Roman" w:cs="Times New Roman"/>
              <w:color w:val="000000" w:themeColor="text1"/>
              <w:sz w:val="20"/>
            </w:rPr>
            <w:t xml:space="preserve"> V</w:t>
          </w:r>
          <w:r w:rsidR="0081702A">
            <w:rPr>
              <w:rFonts w:eastAsia="Times New Roman" w:cs="Times New Roman"/>
              <w:color w:val="000000" w:themeColor="text1"/>
              <w:sz w:val="20"/>
            </w:rPr>
            <w:t>ir</w:t>
          </w:r>
          <w:r w:rsidR="00621AF5">
            <w:rPr>
              <w:rFonts w:eastAsia="Times New Roman" w:cs="Times New Roman"/>
              <w:color w:val="000000" w:themeColor="text1"/>
              <w:sz w:val="20"/>
            </w:rPr>
            <w:t>u</w:t>
          </w:r>
          <w:r w:rsidRPr="00F100BA">
            <w:rPr>
              <w:rFonts w:eastAsia="Times New Roman" w:cs="Times New Roman"/>
              <w:color w:val="000000" w:themeColor="text1"/>
              <w:sz w:val="20"/>
            </w:rPr>
            <w:t xml:space="preserve">, </w:t>
          </w:r>
          <w:r w:rsidR="00621AF5" w:rsidRPr="00F100BA">
            <w:rPr>
              <w:rFonts w:eastAsia="Times New Roman" w:cs="Times New Roman"/>
              <w:color w:val="000000" w:themeColor="text1"/>
              <w:sz w:val="20"/>
            </w:rPr>
            <w:t>R</w:t>
          </w:r>
          <w:r w:rsidR="00621AF5">
            <w:rPr>
              <w:rFonts w:eastAsia="Times New Roman" w:cs="Times New Roman"/>
              <w:color w:val="000000" w:themeColor="text1"/>
              <w:sz w:val="20"/>
            </w:rPr>
            <w:t>egión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ibertad</w:t>
          </w:r>
          <w:r w:rsidR="00621AF5">
            <w:rPr>
              <w:rFonts w:eastAsia="Times New Roman" w:cs="Times New Roman"/>
              <w:color w:val="000000" w:themeColor="text1"/>
              <w:sz w:val="20"/>
            </w:rPr>
            <w:t>,</w:t>
          </w:r>
          <w:r w:rsidRPr="00F100BA">
            <w:rPr>
              <w:rFonts w:eastAsia="Times New Roman" w:cs="Times New Roman"/>
              <w:color w:val="000000" w:themeColor="text1"/>
              <w:sz w:val="20"/>
            </w:rPr>
            <w:t xml:space="preserve"> 2026</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num>
  <w:num w:numId="22" w16cid:durableId="446970880">
    <w:abstractNumId w:val="12"/>
  </w:num>
  <w:num w:numId="23" w16cid:durableId="1657372342">
    <w:abstractNumId w:val="12"/>
  </w:num>
  <w:num w:numId="24" w16cid:durableId="746266427">
    <w:abstractNumId w:val="12"/>
  </w:num>
  <w:num w:numId="25" w16cid:durableId="442922743">
    <w:abstractNumId w:val="19"/>
  </w:num>
  <w:num w:numId="26" w16cid:durableId="3745700">
    <w:abstractNumId w:val="7"/>
  </w:num>
  <w:num w:numId="27" w16cid:durableId="1800803269">
    <w:abstractNumId w:val="23"/>
  </w:num>
  <w:num w:numId="28" w16cid:durableId="1776366464">
    <w:abstractNumId w:val="23"/>
  </w:num>
  <w:num w:numId="29" w16cid:durableId="1171793556">
    <w:abstractNumId w:val="23"/>
  </w:num>
  <w:num w:numId="30" w16cid:durableId="685056624">
    <w:abstractNumId w:val="20"/>
  </w:num>
  <w:num w:numId="31" w16cid:durableId="1477917552">
    <w:abstractNumId w:val="2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Benites">
    <w15:presenceInfo w15:providerId="Windows Live" w15:userId="4c261cdbef3b4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29AB"/>
    <w:rsid w:val="00003D5D"/>
    <w:rsid w:val="00004042"/>
    <w:rsid w:val="00004788"/>
    <w:rsid w:val="000055BB"/>
    <w:rsid w:val="000068F9"/>
    <w:rsid w:val="000123F4"/>
    <w:rsid w:val="0001511C"/>
    <w:rsid w:val="000209AB"/>
    <w:rsid w:val="00021FD7"/>
    <w:rsid w:val="000221FB"/>
    <w:rsid w:val="00022D15"/>
    <w:rsid w:val="00023604"/>
    <w:rsid w:val="00032D72"/>
    <w:rsid w:val="000340CB"/>
    <w:rsid w:val="000352EE"/>
    <w:rsid w:val="00042063"/>
    <w:rsid w:val="000421CB"/>
    <w:rsid w:val="0004573E"/>
    <w:rsid w:val="000473D6"/>
    <w:rsid w:val="00050134"/>
    <w:rsid w:val="000515C2"/>
    <w:rsid w:val="0005176F"/>
    <w:rsid w:val="00053ECF"/>
    <w:rsid w:val="00054F92"/>
    <w:rsid w:val="000550DB"/>
    <w:rsid w:val="000551F2"/>
    <w:rsid w:val="00055E2D"/>
    <w:rsid w:val="0006100A"/>
    <w:rsid w:val="00063327"/>
    <w:rsid w:val="00067C79"/>
    <w:rsid w:val="000714FA"/>
    <w:rsid w:val="000718B9"/>
    <w:rsid w:val="00073232"/>
    <w:rsid w:val="0007629D"/>
    <w:rsid w:val="0007743D"/>
    <w:rsid w:val="00081142"/>
    <w:rsid w:val="00081550"/>
    <w:rsid w:val="000815A3"/>
    <w:rsid w:val="0008331B"/>
    <w:rsid w:val="00090E0C"/>
    <w:rsid w:val="000942C6"/>
    <w:rsid w:val="0009720D"/>
    <w:rsid w:val="000A33B9"/>
    <w:rsid w:val="000A3A1D"/>
    <w:rsid w:val="000A6CC9"/>
    <w:rsid w:val="000A792B"/>
    <w:rsid w:val="000A7C0F"/>
    <w:rsid w:val="000B00DF"/>
    <w:rsid w:val="000B1BEC"/>
    <w:rsid w:val="000B2383"/>
    <w:rsid w:val="000B3691"/>
    <w:rsid w:val="000C259E"/>
    <w:rsid w:val="000C2B6D"/>
    <w:rsid w:val="000C4C75"/>
    <w:rsid w:val="000C708E"/>
    <w:rsid w:val="000D003A"/>
    <w:rsid w:val="000D04C8"/>
    <w:rsid w:val="000D0568"/>
    <w:rsid w:val="000D080A"/>
    <w:rsid w:val="000D1F6E"/>
    <w:rsid w:val="000E2D9B"/>
    <w:rsid w:val="000E39E5"/>
    <w:rsid w:val="000E428B"/>
    <w:rsid w:val="000E5A8C"/>
    <w:rsid w:val="000E65F6"/>
    <w:rsid w:val="000E6CBB"/>
    <w:rsid w:val="000E75E7"/>
    <w:rsid w:val="000F23B3"/>
    <w:rsid w:val="000F2C66"/>
    <w:rsid w:val="000F5682"/>
    <w:rsid w:val="001007AC"/>
    <w:rsid w:val="00100E8A"/>
    <w:rsid w:val="00103FA7"/>
    <w:rsid w:val="00107F0B"/>
    <w:rsid w:val="0011100D"/>
    <w:rsid w:val="00113BB1"/>
    <w:rsid w:val="00115A90"/>
    <w:rsid w:val="00121BB9"/>
    <w:rsid w:val="00122E3A"/>
    <w:rsid w:val="0012342C"/>
    <w:rsid w:val="0012358F"/>
    <w:rsid w:val="0012444B"/>
    <w:rsid w:val="001261E7"/>
    <w:rsid w:val="0013009A"/>
    <w:rsid w:val="00137787"/>
    <w:rsid w:val="00137D43"/>
    <w:rsid w:val="001428E8"/>
    <w:rsid w:val="00143255"/>
    <w:rsid w:val="001456B0"/>
    <w:rsid w:val="00152A55"/>
    <w:rsid w:val="00154D5A"/>
    <w:rsid w:val="001612A3"/>
    <w:rsid w:val="00161FE6"/>
    <w:rsid w:val="00162A77"/>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1631"/>
    <w:rsid w:val="001C1CF5"/>
    <w:rsid w:val="001C518B"/>
    <w:rsid w:val="001D3BAE"/>
    <w:rsid w:val="001D5F7C"/>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01DE"/>
    <w:rsid w:val="0027110C"/>
    <w:rsid w:val="0027215A"/>
    <w:rsid w:val="00272A78"/>
    <w:rsid w:val="002762A4"/>
    <w:rsid w:val="002813F1"/>
    <w:rsid w:val="00285560"/>
    <w:rsid w:val="0028667D"/>
    <w:rsid w:val="00292C27"/>
    <w:rsid w:val="00294EF3"/>
    <w:rsid w:val="00296180"/>
    <w:rsid w:val="002965B6"/>
    <w:rsid w:val="00296D54"/>
    <w:rsid w:val="002A19E2"/>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BB061"/>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3F79E7"/>
    <w:rsid w:val="00400464"/>
    <w:rsid w:val="00401D29"/>
    <w:rsid w:val="00402631"/>
    <w:rsid w:val="00410670"/>
    <w:rsid w:val="00413643"/>
    <w:rsid w:val="00413D47"/>
    <w:rsid w:val="004156A1"/>
    <w:rsid w:val="00415F4F"/>
    <w:rsid w:val="00416DE3"/>
    <w:rsid w:val="00426ACB"/>
    <w:rsid w:val="00427A2E"/>
    <w:rsid w:val="00427DFB"/>
    <w:rsid w:val="004303BB"/>
    <w:rsid w:val="004316C6"/>
    <w:rsid w:val="00433A28"/>
    <w:rsid w:val="00437011"/>
    <w:rsid w:val="00442735"/>
    <w:rsid w:val="0044674E"/>
    <w:rsid w:val="00447427"/>
    <w:rsid w:val="0044788B"/>
    <w:rsid w:val="00453472"/>
    <w:rsid w:val="00461EC2"/>
    <w:rsid w:val="00462190"/>
    <w:rsid w:val="0046471A"/>
    <w:rsid w:val="00464F20"/>
    <w:rsid w:val="00466D08"/>
    <w:rsid w:val="0047296A"/>
    <w:rsid w:val="0048215D"/>
    <w:rsid w:val="004833DA"/>
    <w:rsid w:val="00484A8D"/>
    <w:rsid w:val="00486359"/>
    <w:rsid w:val="00490280"/>
    <w:rsid w:val="004921DA"/>
    <w:rsid w:val="0049473F"/>
    <w:rsid w:val="00497D63"/>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685"/>
    <w:rsid w:val="004E58AD"/>
    <w:rsid w:val="004F4133"/>
    <w:rsid w:val="004F6906"/>
    <w:rsid w:val="004F7B47"/>
    <w:rsid w:val="004F7C38"/>
    <w:rsid w:val="005007AC"/>
    <w:rsid w:val="00500D48"/>
    <w:rsid w:val="00503600"/>
    <w:rsid w:val="00505EFF"/>
    <w:rsid w:val="00514201"/>
    <w:rsid w:val="00514E51"/>
    <w:rsid w:val="00515E22"/>
    <w:rsid w:val="00516B7B"/>
    <w:rsid w:val="00525110"/>
    <w:rsid w:val="0052530A"/>
    <w:rsid w:val="0052797A"/>
    <w:rsid w:val="00530235"/>
    <w:rsid w:val="00530F4C"/>
    <w:rsid w:val="00531E23"/>
    <w:rsid w:val="005339C3"/>
    <w:rsid w:val="00533FB3"/>
    <w:rsid w:val="00537812"/>
    <w:rsid w:val="00542FDC"/>
    <w:rsid w:val="00545A03"/>
    <w:rsid w:val="00545A3F"/>
    <w:rsid w:val="00546853"/>
    <w:rsid w:val="0055159D"/>
    <w:rsid w:val="00554E9E"/>
    <w:rsid w:val="00556697"/>
    <w:rsid w:val="0056199B"/>
    <w:rsid w:val="005650D9"/>
    <w:rsid w:val="005669FE"/>
    <w:rsid w:val="005707A8"/>
    <w:rsid w:val="0057167F"/>
    <w:rsid w:val="00572770"/>
    <w:rsid w:val="005742F9"/>
    <w:rsid w:val="00574DF3"/>
    <w:rsid w:val="00575107"/>
    <w:rsid w:val="00585A33"/>
    <w:rsid w:val="00585CEE"/>
    <w:rsid w:val="00592936"/>
    <w:rsid w:val="00592BEE"/>
    <w:rsid w:val="00596098"/>
    <w:rsid w:val="00596481"/>
    <w:rsid w:val="00596F5F"/>
    <w:rsid w:val="005A0A87"/>
    <w:rsid w:val="005A278D"/>
    <w:rsid w:val="005B1C19"/>
    <w:rsid w:val="005B544B"/>
    <w:rsid w:val="005B7992"/>
    <w:rsid w:val="005B7E85"/>
    <w:rsid w:val="005C0C7A"/>
    <w:rsid w:val="005C3AE1"/>
    <w:rsid w:val="005C426B"/>
    <w:rsid w:val="005D4F07"/>
    <w:rsid w:val="005E2B3E"/>
    <w:rsid w:val="005E308A"/>
    <w:rsid w:val="005E31B0"/>
    <w:rsid w:val="005E3899"/>
    <w:rsid w:val="005E4530"/>
    <w:rsid w:val="005E6363"/>
    <w:rsid w:val="005E6F82"/>
    <w:rsid w:val="005F1E4E"/>
    <w:rsid w:val="005F26AF"/>
    <w:rsid w:val="005F5FFE"/>
    <w:rsid w:val="00605215"/>
    <w:rsid w:val="00606F0C"/>
    <w:rsid w:val="00611BB3"/>
    <w:rsid w:val="00612AF5"/>
    <w:rsid w:val="006136EE"/>
    <w:rsid w:val="006162A0"/>
    <w:rsid w:val="00621AF5"/>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5F1C"/>
    <w:rsid w:val="00686737"/>
    <w:rsid w:val="006877AA"/>
    <w:rsid w:val="00687FF5"/>
    <w:rsid w:val="0069395E"/>
    <w:rsid w:val="006A3451"/>
    <w:rsid w:val="006A3687"/>
    <w:rsid w:val="006A5D63"/>
    <w:rsid w:val="006B0740"/>
    <w:rsid w:val="006B0B4C"/>
    <w:rsid w:val="006B5FD7"/>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25D0A"/>
    <w:rsid w:val="007329FC"/>
    <w:rsid w:val="00733CC0"/>
    <w:rsid w:val="0074024B"/>
    <w:rsid w:val="00740430"/>
    <w:rsid w:val="00743085"/>
    <w:rsid w:val="00744368"/>
    <w:rsid w:val="00747D6E"/>
    <w:rsid w:val="00753C09"/>
    <w:rsid w:val="00755CB9"/>
    <w:rsid w:val="00757FDF"/>
    <w:rsid w:val="00760C2B"/>
    <w:rsid w:val="00761EFB"/>
    <w:rsid w:val="00764E69"/>
    <w:rsid w:val="007674D5"/>
    <w:rsid w:val="00770C04"/>
    <w:rsid w:val="00774C20"/>
    <w:rsid w:val="00776564"/>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4DE"/>
    <w:rsid w:val="007C3901"/>
    <w:rsid w:val="007C7272"/>
    <w:rsid w:val="007D3255"/>
    <w:rsid w:val="007D666E"/>
    <w:rsid w:val="007D7D0E"/>
    <w:rsid w:val="007E1109"/>
    <w:rsid w:val="007E1F35"/>
    <w:rsid w:val="007E2AC9"/>
    <w:rsid w:val="007E61F2"/>
    <w:rsid w:val="007E6950"/>
    <w:rsid w:val="007E7EE9"/>
    <w:rsid w:val="007F565D"/>
    <w:rsid w:val="008012B2"/>
    <w:rsid w:val="008023FA"/>
    <w:rsid w:val="00803A22"/>
    <w:rsid w:val="00805902"/>
    <w:rsid w:val="00807F13"/>
    <w:rsid w:val="00810C1C"/>
    <w:rsid w:val="00813001"/>
    <w:rsid w:val="00816534"/>
    <w:rsid w:val="0081702A"/>
    <w:rsid w:val="008179C5"/>
    <w:rsid w:val="00817CFC"/>
    <w:rsid w:val="008237F5"/>
    <w:rsid w:val="00825F3E"/>
    <w:rsid w:val="008348E9"/>
    <w:rsid w:val="00835808"/>
    <w:rsid w:val="008368E7"/>
    <w:rsid w:val="00846D7B"/>
    <w:rsid w:val="00850988"/>
    <w:rsid w:val="008526DE"/>
    <w:rsid w:val="00854217"/>
    <w:rsid w:val="00854BEF"/>
    <w:rsid w:val="0086072C"/>
    <w:rsid w:val="00862FD4"/>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424"/>
    <w:rsid w:val="008D3B3B"/>
    <w:rsid w:val="008D573A"/>
    <w:rsid w:val="008D5CC7"/>
    <w:rsid w:val="008E121B"/>
    <w:rsid w:val="008E19C1"/>
    <w:rsid w:val="008E3FB5"/>
    <w:rsid w:val="008E56AF"/>
    <w:rsid w:val="008F0F76"/>
    <w:rsid w:val="00900210"/>
    <w:rsid w:val="00900C37"/>
    <w:rsid w:val="00910752"/>
    <w:rsid w:val="009126A0"/>
    <w:rsid w:val="00915FF2"/>
    <w:rsid w:val="0091700C"/>
    <w:rsid w:val="00924518"/>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C53EB"/>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60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A5353"/>
    <w:rsid w:val="00AB66ED"/>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57322"/>
    <w:rsid w:val="00B62A25"/>
    <w:rsid w:val="00B713D3"/>
    <w:rsid w:val="00B71464"/>
    <w:rsid w:val="00B71A67"/>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37E1"/>
    <w:rsid w:val="00BC4670"/>
    <w:rsid w:val="00BC6356"/>
    <w:rsid w:val="00BC7E1A"/>
    <w:rsid w:val="00BD51D4"/>
    <w:rsid w:val="00BD71EB"/>
    <w:rsid w:val="00BE1EBD"/>
    <w:rsid w:val="00BE2415"/>
    <w:rsid w:val="00BE4AB8"/>
    <w:rsid w:val="00BE5F5E"/>
    <w:rsid w:val="00BE730E"/>
    <w:rsid w:val="00BF0FFA"/>
    <w:rsid w:val="00BF7F87"/>
    <w:rsid w:val="00C002CB"/>
    <w:rsid w:val="00C01A03"/>
    <w:rsid w:val="00C02322"/>
    <w:rsid w:val="00C03179"/>
    <w:rsid w:val="00C0343F"/>
    <w:rsid w:val="00C05ACD"/>
    <w:rsid w:val="00C065B9"/>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5CF4"/>
    <w:rsid w:val="00C46A85"/>
    <w:rsid w:val="00C47639"/>
    <w:rsid w:val="00C5070E"/>
    <w:rsid w:val="00C54455"/>
    <w:rsid w:val="00C55DF4"/>
    <w:rsid w:val="00C60EA4"/>
    <w:rsid w:val="00C63EFF"/>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B5450"/>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3361"/>
    <w:rsid w:val="00D038B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3B65"/>
    <w:rsid w:val="00D6506A"/>
    <w:rsid w:val="00D65B97"/>
    <w:rsid w:val="00D65FA3"/>
    <w:rsid w:val="00D728AF"/>
    <w:rsid w:val="00D72B64"/>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EBD6F"/>
    <w:rsid w:val="00DF4B0C"/>
    <w:rsid w:val="00DF5CD8"/>
    <w:rsid w:val="00DF7DE4"/>
    <w:rsid w:val="00E00ADC"/>
    <w:rsid w:val="00E00B73"/>
    <w:rsid w:val="00E012B8"/>
    <w:rsid w:val="00E02060"/>
    <w:rsid w:val="00E04CF4"/>
    <w:rsid w:val="00E05E99"/>
    <w:rsid w:val="00E113FD"/>
    <w:rsid w:val="00E124B5"/>
    <w:rsid w:val="00E137A6"/>
    <w:rsid w:val="00E1449E"/>
    <w:rsid w:val="00E153CC"/>
    <w:rsid w:val="00E16933"/>
    <w:rsid w:val="00E17912"/>
    <w:rsid w:val="00E21127"/>
    <w:rsid w:val="00E219FE"/>
    <w:rsid w:val="00E2319F"/>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44D9"/>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0BA"/>
    <w:rsid w:val="00F10B64"/>
    <w:rsid w:val="00F11498"/>
    <w:rsid w:val="00F17189"/>
    <w:rsid w:val="00F237BF"/>
    <w:rsid w:val="00F24C98"/>
    <w:rsid w:val="00F31AE1"/>
    <w:rsid w:val="00F31CB6"/>
    <w:rsid w:val="00F32A7C"/>
    <w:rsid w:val="00F355F1"/>
    <w:rsid w:val="00F43D9B"/>
    <w:rsid w:val="00F45904"/>
    <w:rsid w:val="00F4793F"/>
    <w:rsid w:val="00F51A61"/>
    <w:rsid w:val="00F52A82"/>
    <w:rsid w:val="00F54164"/>
    <w:rsid w:val="00F55213"/>
    <w:rsid w:val="00F55813"/>
    <w:rsid w:val="00F57C81"/>
    <w:rsid w:val="00F60A61"/>
    <w:rsid w:val="00F64CFD"/>
    <w:rsid w:val="00F64F44"/>
    <w:rsid w:val="00F726F4"/>
    <w:rsid w:val="00F730FD"/>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4DEA"/>
    <w:rsid w:val="00FC752B"/>
    <w:rsid w:val="00FD0D7B"/>
    <w:rsid w:val="00FD106C"/>
    <w:rsid w:val="00FD1C38"/>
    <w:rsid w:val="00FD1E5B"/>
    <w:rsid w:val="00FD6E23"/>
    <w:rsid w:val="00FE330E"/>
    <w:rsid w:val="00FE4FF7"/>
    <w:rsid w:val="00FE5B5F"/>
    <w:rsid w:val="00FE6D61"/>
    <w:rsid w:val="00FF54E2"/>
    <w:rsid w:val="00FF5898"/>
    <w:rsid w:val="0111367F"/>
    <w:rsid w:val="01663E22"/>
    <w:rsid w:val="0316632A"/>
    <w:rsid w:val="0631214B"/>
    <w:rsid w:val="06E514CB"/>
    <w:rsid w:val="06FA1DEA"/>
    <w:rsid w:val="07E65C70"/>
    <w:rsid w:val="0AE7C802"/>
    <w:rsid w:val="0C16822D"/>
    <w:rsid w:val="0D498219"/>
    <w:rsid w:val="15F5FC7E"/>
    <w:rsid w:val="17ACC9F1"/>
    <w:rsid w:val="1863A70F"/>
    <w:rsid w:val="188A22B6"/>
    <w:rsid w:val="2299C58D"/>
    <w:rsid w:val="24332335"/>
    <w:rsid w:val="270B9906"/>
    <w:rsid w:val="27915897"/>
    <w:rsid w:val="2AF90211"/>
    <w:rsid w:val="2DA2AE78"/>
    <w:rsid w:val="2EA60DCE"/>
    <w:rsid w:val="305904B3"/>
    <w:rsid w:val="330CDA69"/>
    <w:rsid w:val="340F1F17"/>
    <w:rsid w:val="37191975"/>
    <w:rsid w:val="3999E9B5"/>
    <w:rsid w:val="399F2AFD"/>
    <w:rsid w:val="3AC661A4"/>
    <w:rsid w:val="40934F1D"/>
    <w:rsid w:val="45B9D408"/>
    <w:rsid w:val="466AB51C"/>
    <w:rsid w:val="47163147"/>
    <w:rsid w:val="4BD9201C"/>
    <w:rsid w:val="4C9F96B7"/>
    <w:rsid w:val="4F097E6F"/>
    <w:rsid w:val="4F9BCDA5"/>
    <w:rsid w:val="50124DA0"/>
    <w:rsid w:val="50B00106"/>
    <w:rsid w:val="52DE7BCB"/>
    <w:rsid w:val="560FF6B5"/>
    <w:rsid w:val="56D28AF1"/>
    <w:rsid w:val="571075F7"/>
    <w:rsid w:val="572188CF"/>
    <w:rsid w:val="5A120ECF"/>
    <w:rsid w:val="5B697FEC"/>
    <w:rsid w:val="607553C6"/>
    <w:rsid w:val="629D5B68"/>
    <w:rsid w:val="63899B3D"/>
    <w:rsid w:val="642C9B66"/>
    <w:rsid w:val="643111EF"/>
    <w:rsid w:val="64B4AB0F"/>
    <w:rsid w:val="684683C3"/>
    <w:rsid w:val="6962D466"/>
    <w:rsid w:val="698CEB1C"/>
    <w:rsid w:val="6A6E588D"/>
    <w:rsid w:val="6BDEAAFC"/>
    <w:rsid w:val="6E63E2ED"/>
    <w:rsid w:val="6EBF51FE"/>
    <w:rsid w:val="702BCC9E"/>
    <w:rsid w:val="7150E1C1"/>
    <w:rsid w:val="730E9535"/>
    <w:rsid w:val="754E5060"/>
    <w:rsid w:val="7759D24F"/>
    <w:rsid w:val="7784188B"/>
    <w:rsid w:val="77CE5398"/>
    <w:rsid w:val="77EEBB8F"/>
    <w:rsid w:val="7D5B4D47"/>
    <w:rsid w:val="7F33ED55"/>
    <w:rsid w:val="7FA3CC7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5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 w:type="character" w:styleId="Nmerodelnea">
    <w:name w:val="line number"/>
    <w:basedOn w:val="Fuentedeprrafopredeter"/>
    <w:uiPriority w:val="99"/>
    <w:semiHidden/>
    <w:unhideWhenUsed/>
    <w:rsid w:val="00E8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hyperlink" Target="https://doi.org/10.1007/s40747-024-01764-x" TargetMode="External"/><Relationship Id="rId21" Type="http://schemas.openxmlformats.org/officeDocument/2006/relationships/image" Target="media/image10.png"/><Relationship Id="rId42" Type="http://schemas.openxmlformats.org/officeDocument/2006/relationships/hyperlink" Target="https://doi.org/10.1007/s43621-025-01149-1" TargetMode="External"/><Relationship Id="rId47" Type="http://schemas.openxmlformats.org/officeDocument/2006/relationships/hyperlink" Target="https://doi.org/10.18805/lrf-801" TargetMode="External"/><Relationship Id="rId63" Type="http://schemas.openxmlformats.org/officeDocument/2006/relationships/hyperlink" Target="https://hdl.handle.net/20.500.12840/9616" TargetMode="External"/><Relationship Id="rId68" Type="http://schemas.openxmlformats.org/officeDocument/2006/relationships/hyperlink" Target="https://www.senasa.gob.pe/senasacontigo/productores-de-la-libertad-certificaron-mas-de-170-mil-toneladas-de-palta-en-campana-2020/" TargetMode="External"/><Relationship Id="rId84" Type="http://schemas.microsoft.com/office/2007/relationships/hdphoto" Target="media/hdphoto2.wdp"/><Relationship Id="rId89" Type="http://schemas.openxmlformats.org/officeDocument/2006/relationships/glossaryDocument" Target="glossary/document.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hyperlink" Target="https://doi.org/10.3389/frai.2024.1449329" TargetMode="External"/><Relationship Id="rId37" Type="http://schemas.openxmlformats.org/officeDocument/2006/relationships/hyperlink" Target="http://repositorio.uns.edu.pe/handle/20.500.14278/5353" TargetMode="External"/><Relationship Id="rId53" Type="http://schemas.openxmlformats.org/officeDocument/2006/relationships/hyperlink" Target="https://doi.org/10.3390/info16030231" TargetMode="External"/><Relationship Id="rId58" Type="http://schemas.openxmlformats.org/officeDocument/2006/relationships/hyperlink" Target="https://www.gob.pe/institucion/inei/noticias/1297239-produccion-de-palta-crecio-en-112-9-durante-setiembre-de-2025-y-tres-departamentos-concentraron-el-83-7-del-total-nacional" TargetMode="External"/><Relationship Id="rId74" Type="http://schemas.openxmlformats.org/officeDocument/2006/relationships/hyperlink" Target="https://doi.org/10.48550/arXiv.2107.12189" TargetMode="External"/><Relationship Id="rId79" Type="http://schemas.openxmlformats.org/officeDocument/2006/relationships/image" Target="media/image16.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86/s13640-023-00618-9" TargetMode="External"/><Relationship Id="rId30" Type="http://schemas.openxmlformats.org/officeDocument/2006/relationships/hyperlink" Target="https://hdl.handle.net/20.500.14138/7071" TargetMode="External"/><Relationship Id="rId35" Type="http://schemas.openxmlformats.org/officeDocument/2006/relationships/hyperlink" Target="https://doi.org/10.1007/s40009-026-02247-y" TargetMode="External"/><Relationship Id="rId43" Type="http://schemas.openxmlformats.org/officeDocument/2006/relationships/hyperlink" Target="https://doi.org/10.1007/s43621-025-01149-1" TargetMode="External"/><Relationship Id="rId48" Type="http://schemas.openxmlformats.org/officeDocument/2006/relationships/hyperlink" Target="https://doi.org/10.18805/lrf-801" TargetMode="External"/><Relationship Id="rId56" Type="http://schemas.openxmlformats.org/officeDocument/2006/relationships/hyperlink" Target="https://agrolalibertad.gob.pe/prod-mayor-impacto-palto-inicio/" TargetMode="External"/><Relationship Id="rId64" Type="http://schemas.openxmlformats.org/officeDocument/2006/relationships/hyperlink" Target="https://hdl.handle.net/20.500.12840/9616" TargetMode="External"/><Relationship Id="rId69" Type="http://schemas.openxmlformats.org/officeDocument/2006/relationships/hyperlink" Target="https://www.senasa.gob.pe/senasacontigo/la-libertad-primera-region-agroexportadora-de-palta-inicia-certificacion-de-lugares-de-produccion/" TargetMode="External"/><Relationship Id="rId77" Type="http://schemas.openxmlformats.org/officeDocument/2006/relationships/image" Target="media/image14.png"/><Relationship Id="rId8" Type="http://schemas.openxmlformats.org/officeDocument/2006/relationships/webSettings" Target="webSettings.xml"/><Relationship Id="rId51" Type="http://schemas.openxmlformats.org/officeDocument/2006/relationships/hyperlink" Target="https://doi.org/10.1038/s41598-026-45464-7" TargetMode="External"/><Relationship Id="rId72" Type="http://schemas.openxmlformats.org/officeDocument/2006/relationships/hyperlink" Target="https://www.adama.com/peru/es/noticias/tecnologia-en-el-agro-los-softwares-agricolas-que-estan-revolucionando-la-produccion" TargetMode="External"/><Relationship Id="rId80" Type="http://schemas.openxmlformats.org/officeDocument/2006/relationships/image" Target="media/image17.png"/><Relationship Id="rId85"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doi.org/10.1007/s40747-024-01764-x" TargetMode="External"/><Relationship Id="rId33" Type="http://schemas.openxmlformats.org/officeDocument/2006/relationships/hyperlink" Target="https://doi.org/10.3389/frai.2024.1449329" TargetMode="External"/><Relationship Id="rId38" Type="http://schemas.openxmlformats.org/officeDocument/2006/relationships/hyperlink" Target="https://laccei.org/LEIRD2025-Cartagena/meta/FP562.html" TargetMode="External"/><Relationship Id="rId46" Type="http://schemas.openxmlformats.org/officeDocument/2006/relationships/hyperlink" Target="https://www.gob.pe/institucion/prociencia/noticias/1018521-innovacion-en-agricultura-nuevas-tecnologias-transforman-el-campo" TargetMode="External"/><Relationship Id="rId59" Type="http://schemas.openxmlformats.org/officeDocument/2006/relationships/hyperlink" Target="http://repositorio.midagri.gob.pe:80/jspui/handle/20.500.13036/2056" TargetMode="External"/><Relationship Id="rId67" Type="http://schemas.openxmlformats.org/officeDocument/2006/relationships/hyperlink" Target="https://www.senasa.gob.pe/senasacontigo/productores-de-la-libertad-certificaron-mas-de-170-mil-toneladas-de-palta-en-campana-2020/" TargetMode="External"/><Relationship Id="rId20" Type="http://schemas.openxmlformats.org/officeDocument/2006/relationships/image" Target="media/image9.png"/><Relationship Id="rId41" Type="http://schemas.openxmlformats.org/officeDocument/2006/relationships/hyperlink" Target="https://doi.org/10.47163/agrociencia.v55i8.2662" TargetMode="External"/><Relationship Id="rId54" Type="http://schemas.openxmlformats.org/officeDocument/2006/relationships/hyperlink" Target="https://doi.org/10.3390/info16030231" TargetMode="External"/><Relationship Id="rId62" Type="http://schemas.openxmlformats.org/officeDocument/2006/relationships/hyperlink" Target="http://hdl.handle.net/20.500.12404/18521" TargetMode="External"/><Relationship Id="rId70" Type="http://schemas.openxmlformats.org/officeDocument/2006/relationships/hyperlink" Target="https://www.senasa.gob.pe/senasacontigo/la-libertad-primera-region-agroexportadora-de-palta-inicia-certificacion-de-lugares-de-produccion/" TargetMode="External"/><Relationship Id="rId75" Type="http://schemas.openxmlformats.org/officeDocument/2006/relationships/hyperlink" Target="https://doi.org/10.3389/fpls.2025.1637241" TargetMode="External"/><Relationship Id="rId83" Type="http://schemas.openxmlformats.org/officeDocument/2006/relationships/image" Target="media/image19.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86/s13640-023-00618-9" TargetMode="External"/><Relationship Id="rId36" Type="http://schemas.openxmlformats.org/officeDocument/2006/relationships/hyperlink" Target="https://doi.org/10.48550/arXiv.2408.15911" TargetMode="External"/><Relationship Id="rId49" Type="http://schemas.openxmlformats.org/officeDocument/2006/relationships/hyperlink" Target="https://doi.org/10.1016/j.compag.2020.105760" TargetMode="External"/><Relationship Id="rId57" Type="http://schemas.openxmlformats.org/officeDocument/2006/relationships/hyperlink" Target="https://www.gob.pe/institucion/inei/noticias/1297239-produccion-de-palta-crecio-en-112-9-durante-setiembre-de-2025-y-tres-departamentos-concentraron-el-83-7-del-total-nacional" TargetMode="External"/><Relationship Id="rId10" Type="http://schemas.openxmlformats.org/officeDocument/2006/relationships/endnotes" Target="endnotes.xml"/><Relationship Id="rId31" Type="http://schemas.openxmlformats.org/officeDocument/2006/relationships/hyperlink" Target="https://doi.org/10.1109/JETCAS.2021.3101740" TargetMode="External"/><Relationship Id="rId44" Type="http://schemas.openxmlformats.org/officeDocument/2006/relationships/hyperlink" Target="https://hdl.handle.net/20.500.14138/8758" TargetMode="External"/><Relationship Id="rId52" Type="http://schemas.openxmlformats.org/officeDocument/2006/relationships/hyperlink" Target="https://doi.org/10.24265/campus.2021.v26n32.01" TargetMode="External"/><Relationship Id="rId60" Type="http://schemas.openxmlformats.org/officeDocument/2006/relationships/hyperlink" Target="http://repositorio.midagri.gob.pe:80/jspui/handle/20.500.13036/2056" TargetMode="External"/><Relationship Id="rId65" Type="http://schemas.openxmlformats.org/officeDocument/2006/relationships/hyperlink" Target="https://www.senasa.gob.pe/senasacontigo/cusco-evaluacion-de-cultivos-de-palta-en-limatambo-para-deteccion-de-plagas/" TargetMode="External"/><Relationship Id="rId73" Type="http://schemas.openxmlformats.org/officeDocument/2006/relationships/hyperlink" Target="https://doi.org/10.48550/arXiv.2107.12189" TargetMode="External"/><Relationship Id="rId78" Type="http://schemas.openxmlformats.org/officeDocument/2006/relationships/image" Target="media/image15.png"/><Relationship Id="rId81" Type="http://schemas.openxmlformats.org/officeDocument/2006/relationships/image" Target="media/image18.png"/><Relationship Id="rId86"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diariocorreo.pe/edicion/la-libertad/la-libertad-entre-las-regiones-que-concentra-mayor-produccion-de-palta-peru-noticia/" TargetMode="External"/><Relationship Id="rId34" Type="http://schemas.openxmlformats.org/officeDocument/2006/relationships/hyperlink" Target="https://doi.org/10.1007/s40009-026-02247-y" TargetMode="External"/><Relationship Id="rId50" Type="http://schemas.openxmlformats.org/officeDocument/2006/relationships/hyperlink" Target="https://doi.org/10.1038/s41598-026-45464-7" TargetMode="External"/><Relationship Id="rId55" Type="http://schemas.openxmlformats.org/officeDocument/2006/relationships/hyperlink" Target="https://agrolalibertad.gob.pe/prod-mayor-impacto-palto-inicio/" TargetMode="External"/><Relationship Id="rId76" Type="http://schemas.openxmlformats.org/officeDocument/2006/relationships/hyperlink" Target="https://doi.org/10.3389/fpls.2025.1637241" TargetMode="External"/><Relationship Id="rId7" Type="http://schemas.openxmlformats.org/officeDocument/2006/relationships/settings" Target="settings.xml"/><Relationship Id="rId71" Type="http://schemas.openxmlformats.org/officeDocument/2006/relationships/hyperlink" Target="https://www.adama.com/peru/es/noticias/tecnologia-en-el-agro-los-softwares-agricolas-que-estan-revolucionando-la-produccion" TargetMode="External"/><Relationship Id="rId2" Type="http://schemas.openxmlformats.org/officeDocument/2006/relationships/customXml" Target="../customXml/item2.xml"/><Relationship Id="rId29" Type="http://schemas.openxmlformats.org/officeDocument/2006/relationships/hyperlink" Target="https://hdl.handle.net/20.500.14138/7071" TargetMode="External"/><Relationship Id="rId24" Type="http://schemas.openxmlformats.org/officeDocument/2006/relationships/image" Target="media/image13.png"/><Relationship Id="rId40" Type="http://schemas.openxmlformats.org/officeDocument/2006/relationships/hyperlink" Target="https://diariocorreo.pe/edicion/la-libertad/la-libertad-entre-las-regiones-que-concentra-mayor-produccion-de-palta-peru-noticia/" TargetMode="External"/><Relationship Id="rId45" Type="http://schemas.openxmlformats.org/officeDocument/2006/relationships/hyperlink" Target="https://www.gob.pe/institucion/prociencia/noticias/1018521-innovacion-en-agricultura-nuevas-tecnologias-transforman-el-campo" TargetMode="External"/><Relationship Id="rId66" Type="http://schemas.openxmlformats.org/officeDocument/2006/relationships/hyperlink" Target="https://www.senasa.gob.pe/senasacontigo/cusco-evaluacion-de-cultivos-de-palta-en-limatambo-para-deteccion-de-plagas/" TargetMode="External"/><Relationship Id="rId87" Type="http://schemas.openxmlformats.org/officeDocument/2006/relationships/fontTable" Target="fontTable.xml"/><Relationship Id="rId61" Type="http://schemas.openxmlformats.org/officeDocument/2006/relationships/hyperlink" Target="http://hdl.handle.net/20.500.12404/18521" TargetMode="External"/><Relationship Id="rId82" Type="http://schemas.microsoft.com/office/2007/relationships/hdphoto" Target="media/hdphoto1.wdp"/><Relationship Id="rId19" Type="http://schemas.openxmlformats.org/officeDocument/2006/relationships/image" Target="media/image8.png"/><Relationship Id="rId91" Type="http://schemas.openxmlformats.org/officeDocument/2006/relationships/comments" Target="comments.xml"/><Relationship Id="rId92" Type="http://schemas.microsoft.com/office/2011/relationships/commentsExtended" Target="commentsExtended.xml"/><Relationship Id="rId93" Type="http://schemas.microsoft.com/office/2016/09/relationships/commentsIds" Target="commentsIds.xml"/><Relationship Id="rId94" Type="http://schemas.microsoft.com/office/2018/08/relationships/commentsExtensible" Target="commentsExtensible.xml"/><Relationship Id="rIdRC1" Type="http://schemas.openxmlformats.org/officeDocument/2006/relationships/hyperlink" Target="https://cria.iica.int/system/files/files/2025-03/Manual%20Aguacate-REV-FINAL-22-En-2020.pdf" TargetMode="External"/><Relationship Id="rIdRC2" Type="http://schemas.openxmlformats.org/officeDocument/2006/relationships/hyperlink" Target="https://doi.org/10.18687/LEIRD2025.1.1.562" TargetMode="External"/><Relationship Id="rIdRC3" Type="http://schemas.openxmlformats.org/officeDocument/2006/relationships/hyperlink" Target="https://doi.org/10.47163/agrociencia.v55i8.2662" TargetMode="External"/><Relationship Id="rIdRC4" Type="http://schemas.openxmlformats.org/officeDocument/2006/relationships/hyperlink" Target="https://github.com/ultralytics/ultralytics" TargetMode="External"/><Relationship Id="rIdRC5" Type="http://schemas.openxmlformats.org/officeDocument/2006/relationships/hyperlink" Target="https://doi.org/10.3390/sym10010011" TargetMode="External"/><Relationship Id="rIdRC6" Type="http://schemas.openxmlformats.org/officeDocument/2006/relationships/hyperlink" Target="https://doi.org/10.1109/IWSSIP48289.2020.9145130" TargetMode="External"/><Relationship Id="rIdRC7" Type="http://schemas.openxmlformats.org/officeDocument/2006/relationships/hyperlink" Target="https://doi.org/10.1109/CVPR.2016.91" TargetMode="External"/><Relationship Id="rIdRC8" Type="http://schemas.openxmlformats.org/officeDocument/2006/relationships/hyperlink" Target="https://doi.org/10.1016/j.comnet.2019.107036" TargetMode="External"/><Relationship Id="rIdCap3Img1" Type="http://schemas.openxmlformats.org/officeDocument/2006/relationships/image" Target="media/cap3_fig1.png"/><Relationship Id="rIdCap3Img2" Type="http://schemas.openxmlformats.org/officeDocument/2006/relationships/image" Target="media/cap3_fig2.png"/><Relationship Id="rIdCap3Img3" Type="http://schemas.openxmlformats.org/officeDocument/2006/relationships/image" Target="media/cap3_fig3.png"/><Relationship Id="rIdCap3Img4" Type="http://schemas.openxmlformats.org/officeDocument/2006/relationships/image" Target="media/cap3_fig4.png"/><Relationship Id="rIdCap3Img5" Type="http://schemas.openxmlformats.org/officeDocument/2006/relationships/image" Target="media/cap3_fig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26B6B"/>
    <w:rsid w:val="00053ECF"/>
    <w:rsid w:val="0007743D"/>
    <w:rsid w:val="000D003A"/>
    <w:rsid w:val="000D2978"/>
    <w:rsid w:val="000E0A7C"/>
    <w:rsid w:val="000E428B"/>
    <w:rsid w:val="000E5A8C"/>
    <w:rsid w:val="00122E3A"/>
    <w:rsid w:val="00123FA7"/>
    <w:rsid w:val="00134267"/>
    <w:rsid w:val="0013778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2D59F9"/>
    <w:rsid w:val="003466A1"/>
    <w:rsid w:val="0035376A"/>
    <w:rsid w:val="003B1FDA"/>
    <w:rsid w:val="003D512A"/>
    <w:rsid w:val="003E5009"/>
    <w:rsid w:val="00402631"/>
    <w:rsid w:val="0041520E"/>
    <w:rsid w:val="00416DE3"/>
    <w:rsid w:val="0044674E"/>
    <w:rsid w:val="00505EFF"/>
    <w:rsid w:val="0052530A"/>
    <w:rsid w:val="00536702"/>
    <w:rsid w:val="00554E9E"/>
    <w:rsid w:val="0056199B"/>
    <w:rsid w:val="00591786"/>
    <w:rsid w:val="005B7992"/>
    <w:rsid w:val="005F1E4E"/>
    <w:rsid w:val="00621887"/>
    <w:rsid w:val="00622898"/>
    <w:rsid w:val="00646B61"/>
    <w:rsid w:val="00680441"/>
    <w:rsid w:val="00687FF5"/>
    <w:rsid w:val="006B6F32"/>
    <w:rsid w:val="006C1D12"/>
    <w:rsid w:val="007146B3"/>
    <w:rsid w:val="00774C20"/>
    <w:rsid w:val="00776564"/>
    <w:rsid w:val="00813001"/>
    <w:rsid w:val="008252CD"/>
    <w:rsid w:val="00825F3E"/>
    <w:rsid w:val="00862C85"/>
    <w:rsid w:val="008B313B"/>
    <w:rsid w:val="008D3B3B"/>
    <w:rsid w:val="008E14B9"/>
    <w:rsid w:val="009020EE"/>
    <w:rsid w:val="0091457D"/>
    <w:rsid w:val="00930A1E"/>
    <w:rsid w:val="009F64A3"/>
    <w:rsid w:val="00A210D6"/>
    <w:rsid w:val="00A55048"/>
    <w:rsid w:val="00A63DF1"/>
    <w:rsid w:val="00A90576"/>
    <w:rsid w:val="00A9266E"/>
    <w:rsid w:val="00AC344C"/>
    <w:rsid w:val="00AE4037"/>
    <w:rsid w:val="00AE5035"/>
    <w:rsid w:val="00AE536C"/>
    <w:rsid w:val="00AE5DFB"/>
    <w:rsid w:val="00AE6548"/>
    <w:rsid w:val="00B45A54"/>
    <w:rsid w:val="00B64E23"/>
    <w:rsid w:val="00BC00DA"/>
    <w:rsid w:val="00BC4F34"/>
    <w:rsid w:val="00BE730E"/>
    <w:rsid w:val="00C26525"/>
    <w:rsid w:val="00C34DB3"/>
    <w:rsid w:val="00C44138"/>
    <w:rsid w:val="00CA6AE6"/>
    <w:rsid w:val="00CB5450"/>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4793F"/>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7C706-54D4-4068-8B77-9AF7F394A4AD}">
  <we:reference id="wa200010725" version="1.0.0.1" store="es-ES" storeType="OMEX"/>
  <we:alternateReferences>
    <we:reference id="wa200010725" version="1.0.0.1" store="WA200010725" storeType="OMEX"/>
  </we:alternateReferences>
  <we:properties>
    <we:property name="claude.fileId" value="&quot;16a1adbc-253e-4489-bd9a-4a4859b186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82</Pages>
  <Words>16646</Words>
  <Characters>91555</Characters>
  <Application>Microsoft Office Word</Application>
  <DocSecurity>0</DocSecurity>
  <Lines>762</Lines>
  <Paragraphs>215</Paragraphs>
  <ScaleCrop>false</ScaleCrop>
  <Company/>
  <LinksUpToDate>false</LinksUpToDate>
  <CharactersWithSpaces>107986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Fabrizio Fabiano Bartolo Leturia</cp:lastModifiedBy>
  <cp:revision>55</cp:revision>
  <dcterms:created xsi:type="dcterms:W3CDTF">2026-08-17T19:37:00Z</dcterms:created>
  <dcterms:modified xsi:type="dcterms:W3CDTF">2026-09-14T22:10:00Z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