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Pr>
              <w:rStyle w:val="DatosdeportadaCar"/>
            </w:rPr>
            <w:t>Carrera de</w:t>
          </w:r>
        </w:sdtContent>
      </w:sdt>
      <w:r>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Pr>
              <w:sz w:val="32"/>
              <w:szCs w:val="32"/>
            </w:rPr>
            <w:t>“</w:t>
          </w:r>
          <w:r>
            <w:rPr>
              <w:rFonts w:eastAsia="Arial"/>
              <w:color w:val="000000" w:themeColor="text1"/>
              <w:sz w:val="32"/>
              <w:szCs w:val="32"/>
            </w:rPr>
            <w:t xml:space="preserve">IMPLEMENTACIÓN DE UN SISTEMA DE VISIÓN COMPUTACIONAL PARA LA OPTIMIZACIÓN DE LA PRODUCCIÓN DE PALTA HASS </w:t>
          </w:r>
          <w:r>
            <w:rPr>
              <w:rFonts w:eastAsia="Times New Roman"/>
              <w:color w:val="000000" w:themeColor="text1"/>
              <w:sz w:val="32"/>
              <w:szCs w:val="32"/>
            </w:rPr>
            <w:t>EN LA LOCALIDAD DE CHAO, PROVINCIA DE VIRÚ, REGIÓN LA LIBERTAD, 2026</w:t>
          </w:r>
          <w:r>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r>
            <w:rPr>
              <w:rStyle w:val="DatosdeportadaCar"/>
              <w:b w:val="0"/>
            </w:rPr>
            <w:t xml:space="preserve">Fabrizio Fabiano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 Percy Junior Castro Mejía</w:t>
              </w:r>
            </w:p>
          </w:sdtContent>
        </w:sdt>
      </w:sdtContent>
    </w:sdt>
    <w:p w14:paraId="7A5F1F69" w14:textId="2F905A11" w:rsidR="004B018C" w:rsidRDefault="00624786" w:rsidP="004B018C">
      <w:pPr>
        <w:pStyle w:val="Datosdeportada"/>
      </w:pPr>
      <w:r>
        <w:t>Código ORCID</w:t>
      </w:r>
    </w:p>
    <w:p w14:paraId="7D40EA5B" w14:textId="5E3E06F5" w:rsidR="00733CC0" w:rsidRPr="005A0A87" w:rsidRDefault="005A0A87" w:rsidP="005A0A87">
      <w:pPr>
        <w:pStyle w:val="Datosdeportada"/>
        <w:rPr>
          <w:b w:val="0"/>
        </w:rPr>
      </w:pPr>
      <w:r>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Pr>
              <w:rStyle w:val="DatosdeportadaCar"/>
            </w:rPr>
            <w:t xml:space="preserve"> - Perú</w:t>
          </w:r>
        </w:sdtContent>
      </w:sdt>
    </w:p>
    <w:p w14:paraId="5FE171D5" w14:textId="69B544CE" w:rsidR="00453472" w:rsidRDefault="00624786" w:rsidP="00C05ACD">
      <w:pPr>
        <w:pStyle w:val="Datosdeportada"/>
      </w:pPr>
      <w:r>
        <w:t>2026</w:t>
        <w:br w:type="page"/>
      </w:r>
    </w:p>
    <w:p w14:paraId="6A278990" w14:textId="416C0ABA" w:rsidR="00453472" w:rsidRDefault="00624786" w:rsidP="00B5255F">
      <w:pPr>
        <w:pStyle w:val="Ttulo1"/>
      </w:pPr>
      <w:bookmarkStart w:id="0" w:name="_Toc208772338"/>
      <w:bookmarkStart w:id="1" w:name="_Hlk98508023"/>
      <w:r>
        <w:lastRenderedPageBreak/>
        <w:t xml:space="preserve">JURADO 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Pr>
                <w:rFonts w:cs="Arial"/>
                <w:bCs/>
                <w:lang w:eastAsia="es-ES"/>
              </w:rPr>
              <w:t xml:space="preserve">Jurado 1</w:t>
            </w:r>
          </w:p>
          <w:p w14:paraId="301BF5C3" w14:textId="77777777" w:rsidR="00453472" w:rsidRPr="00B62A25" w:rsidRDefault="00624786" w:rsidP="00D9307F">
            <w:pPr>
              <w:spacing w:line="240" w:lineRule="auto"/>
              <w:rPr>
                <w:rFonts w:cs="Arial"/>
                <w:bCs/>
                <w:lang w:eastAsia="es-ES"/>
              </w:rPr>
            </w:pPr>
            <w:r>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Pr>
                <w:rFonts w:cs="Arial"/>
                <w:bCs/>
                <w:lang w:eastAsia="es-ES"/>
              </w:rPr>
              <w:t xml:space="preserve">Jurado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Pr>
                <w:rFonts w:cs="Arial"/>
                <w:bCs/>
                <w:lang w:eastAsia="es-ES"/>
              </w:rPr>
              <w:t xml:space="preserve">Jurado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lastRenderedPageBreak/>
        <w:t xml:space="preserve">Informe de Similitud</w:t>
      </w:r>
      <w:bookmarkEnd w:id="2"/>
      <w:bookmarkEnd w:id="3"/>
    </w:p>
    <w:p w14:paraId="5622FCEB" w14:textId="709F0BB3" w:rsidR="00453472" w:rsidRPr="00FF54E2" w:rsidRDefault="00C40610" w:rsidP="00FF54E2">
      <w:pPr>
        <w:ind w:firstLine="0"/>
        <w:rPr>
          <w:lang w:eastAsia="es-ES"/>
        </w:rPr>
      </w:pPr>
      <w:r>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lastRenderedPageBreak/>
        <w:t>Dedicatoria</w:t>
      </w:r>
      <w:bookmarkEnd w:id="4"/>
    </w:p>
    <w:p w14:paraId="1C127268" w14:textId="77777777" w:rsidR="00370A5C" w:rsidRDefault="00370A5C" w:rsidP="00BD51D4">
      <w:pPr>
        <w:pStyle w:val="Textoindependiente"/>
      </w:pPr>
      <w:r>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5007AC" w:rsidRDefault="5A120ECF" w:rsidP="5A120ECF">
      <w:pPr>
        <w:pStyle w:val="Textoindependiente"/>
        <w:jc w:val="right"/>
        <w:rPr>
          <w:lang w:val="es-PE"/>
          <w:rPrChange w:id="5" w:author="Anderson Benites" w:date="2026-09-07T14:55:00Z">
            <w:rPr/>
          </w:rPrChange>
        </w:rPr>
        <w:sectPr w:rsidR="002F4034" w:rsidRPr="005007AC" w:rsidSect="00D339B1">
          <w:pgSz w:w="11906" w:h="16838"/>
          <w:pgMar w:top="1417" w:right="1701" w:bottom="1417" w:left="1701" w:header="708" w:footer="708" w:gutter="0"/>
          <w:cols w:space="708"/>
          <w:docGrid w:linePitch="360"/>
        </w:sectPr>
      </w:pPr>
      <w:r>
        <w:rPr>
          <w:b/>
          <w:bCs/>
          <w:lang w:val="es-PE"/>
        </w:rPr>
        <w:t>Bartolo Leturia Fabrizio Fabiano</w:t>
      </w:r>
    </w:p>
    <w:bookmarkEnd w:id="1"/>
    <w:p w14:paraId="54857048" w14:textId="4901E399" w:rsidR="642C9B66" w:rsidRDefault="5A120ECF" w:rsidP="5A120ECF">
      <w:pPr>
        <w:pStyle w:val="Textoindependiente"/>
        <w:ind w:firstLine="709"/>
        <w:rPr>
          <w:lang w:val="es-PE"/>
        </w:rPr>
      </w:pPr>
      <w:r>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r>
        <w:rPr>
          <w:b/>
          <w:bCs/>
          <w:lang w:val="es-PE"/>
        </w:rPr>
        <w:t xml:space="preserve">Sanchez Prieto Bruce Harbert</w:t>
      </w:r>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fldChar w:fldCharType="begin"/>
            <w:instrText xml:space="preserve"> TOC \o "1-3" \h \z \u </w:instrText>
            <w:fldChar w:fldCharType="separate"/>
          </w:r>
          <w:hyperlink w:anchor="_Toc208772338" w:history="1">
            <w:r>
              <w:rPr>
                <w:rStyle w:val="Hipervnculo"/>
              </w:rPr>
              <w:t>JURADO EVALUADOR</w:t>
            </w:r>
            <w:r>
              <w:rPr>
                <w:webHidden/>
              </w:rPr>
              <w:tab/>
              <w:fldChar w:fldCharType="begin"/>
              <w:instrText xml:space="preserve"> PAGEREF _Toc208772338 \h </w:instrText>
              <w:fldChar w:fldCharType="separate"/>
              <w:t>2</w:t>
              <w:fldChar w:fldCharType="end"/>
            </w:r>
          </w:hyperlink>
        </w:p>
        <w:p w14:paraId="2EFF633E" w14:textId="37F1E5C0"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39" w:history="1">
            <w:r>
              <w:rPr>
                <w:rStyle w:val="Hipervnculo"/>
              </w:rPr>
              <w:t>INFORME DE SIMILITUD</w:t>
            </w:r>
            <w:r>
              <w:rPr>
                <w:webHidden/>
              </w:rPr>
              <w:tab/>
              <w:fldChar w:fldCharType="begin"/>
              <w:instrText xml:space="preserve"> PAGEREF _Toc208772339 \h </w:instrText>
              <w:fldChar w:fldCharType="separate"/>
              <w:t>3</w:t>
              <w:fldChar w:fldCharType="end"/>
            </w:r>
          </w:hyperlink>
        </w:p>
        <w:p w14:paraId="168EFD9E" w14:textId="2B0FDFA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0" w:history="1">
            <w:r>
              <w:rPr>
                <w:rStyle w:val="Hipervnculo"/>
              </w:rPr>
              <w:t>DEDICATORIA</w:t>
            </w:r>
            <w:r>
              <w:rPr>
                <w:webHidden/>
              </w:rPr>
              <w:tab/>
              <w:fldChar w:fldCharType="begin"/>
              <w:instrText xml:space="preserve"> PAGEREF _Toc208772340 \h </w:instrText>
              <w:fldChar w:fldCharType="separate"/>
              <w:t>4</w:t>
              <w:fldChar w:fldCharType="end"/>
            </w:r>
          </w:hyperlink>
        </w:p>
        <w:p w14:paraId="06A463CE" w14:textId="2A878E7C"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1" w:history="1">
            <w:r>
              <w:rPr>
                <w:rStyle w:val="Hipervnculo"/>
              </w:rPr>
              <w:t>AGRADECIMIENTO</w:t>
            </w:r>
            <w:r>
              <w:rPr>
                <w:webHidden/>
              </w:rPr>
              <w:tab/>
              <w:fldChar w:fldCharType="begin"/>
              <w:instrText xml:space="preserve"> PAGEREF _Toc208772341 \h </w:instrText>
              <w:fldChar w:fldCharType="separate"/>
              <w:t>5</w:t>
              <w:fldChar w:fldCharType="end"/>
            </w:r>
          </w:hyperlink>
        </w:p>
        <w:p w14:paraId="6B957B4C" w14:textId="3B3E995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2" w:history="1">
            <w:r>
              <w:rPr>
                <w:rStyle w:val="Hipervnculo"/>
              </w:rPr>
              <w:t>ÍNDICE DE TABLAS</w:t>
            </w:r>
            <w:r>
              <w:rPr>
                <w:webHidden/>
              </w:rPr>
              <w:tab/>
              <w:fldChar w:fldCharType="begin"/>
              <w:instrText xml:space="preserve"> PAGEREF _Toc208772342 \h </w:instrText>
              <w:fldChar w:fldCharType="separate"/>
              <w:t>7</w:t>
              <w:fldChar w:fldCharType="end"/>
            </w:r>
          </w:hyperlink>
        </w:p>
        <w:p w14:paraId="60A80BEB" w14:textId="192A4533"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3" w:history="1">
            <w:r>
              <w:rPr>
                <w:rStyle w:val="Hipervnculo"/>
              </w:rPr>
              <w:t>ÍNDICE DE FIGURAS</w:t>
            </w:r>
            <w:r>
              <w:rPr>
                <w:webHidden/>
              </w:rPr>
              <w:tab/>
              <w:fldChar w:fldCharType="begin"/>
              <w:instrText xml:space="preserve"> PAGEREF _Toc208772343 \h </w:instrText>
              <w:fldChar w:fldCharType="separate"/>
              <w:t>8</w:t>
              <w:fldChar w:fldCharType="end"/>
            </w:r>
          </w:hyperlink>
        </w:p>
        <w:p w14:paraId="29DE1335" w14:textId="47BE833D"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4" w:history="1">
            <w:r>
              <w:rPr>
                <w:rStyle w:val="Hipervnculo"/>
              </w:rPr>
              <w:t>ÍNDICE DE ANEXOS</w:t>
            </w:r>
            <w:r>
              <w:rPr>
                <w:webHidden/>
              </w:rPr>
              <w:tab/>
              <w:fldChar w:fldCharType="begin"/>
              <w:instrText xml:space="preserve"> PAGEREF _Toc208772344 \h </w:instrText>
              <w:fldChar w:fldCharType="separate"/>
              <w:t>9</w:t>
              <w:fldChar w:fldCharType="end"/>
            </w:r>
          </w:hyperlink>
        </w:p>
        <w:p w14:paraId="4793B41E" w14:textId="32CDB81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5" w:history="1">
            <w:r>
              <w:rPr>
                <w:rStyle w:val="Hipervnculo"/>
              </w:rPr>
              <w:t>RESUMEN</w:t>
            </w:r>
            <w:r>
              <w:rPr>
                <w:webHidden/>
              </w:rPr>
              <w:tab/>
              <w:fldChar w:fldCharType="begin"/>
              <w:instrText xml:space="preserve"> PAGEREF _Toc208772345 \h </w:instrText>
              <w:fldChar w:fldCharType="separate"/>
              <w:t>10</w:t>
              <w:fldChar w:fldCharType="end"/>
            </w:r>
          </w:hyperlink>
        </w:p>
        <w:p w14:paraId="0871B0E7" w14:textId="1D4D5C8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46" w:history="1">
            <w:r>
              <w:rPr>
                <w:rStyle w:val="Hipervnculo"/>
              </w:rPr>
              <w:t>CAPÍTULO I: INTRODUCCIÓN</w:t>
            </w:r>
            <w:r>
              <w:rPr>
                <w:webHidden/>
              </w:rPr>
              <w:tab/>
              <w:fldChar w:fldCharType="begin"/>
              <w:instrText xml:space="preserve"> PAGEREF _Toc208772346 \h </w:instrText>
              <w:fldChar w:fldCharType="separate"/>
              <w:t>12</w:t>
              <w:fldChar w:fldCharType="end"/>
            </w:r>
          </w:hyperlink>
        </w:p>
        <w:p w14:paraId="1BAA6E4D" w14:textId="0254107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52" w:history="1">
            <w:r>
              <w:rPr>
                <w:rStyle w:val="Hipervnculo"/>
              </w:rPr>
              <w:t>CAPÍTULO II: METODOLOGÍA</w:t>
            </w:r>
            <w:r>
              <w:rPr>
                <w:webHidden/>
              </w:rPr>
              <w:tab/>
              <w:fldChar w:fldCharType="begin"/>
              <w:instrText xml:space="preserve"> PAGEREF _Toc208772352 \h </w:instrText>
              <w:fldChar w:fldCharType="separate"/>
              <w:t>34</w:t>
              <w:fldChar w:fldCharType="end"/>
            </w:r>
          </w:hyperlink>
        </w:p>
        <w:p w14:paraId="2D7CF27B" w14:textId="34C1095F"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1" w:history="1">
            <w:r>
              <w:rPr>
                <w:rStyle w:val="Hipervnculo"/>
              </w:rPr>
              <w:t>CAPÍTULO III: RESULTADOS</w:t>
            </w:r>
            <w:r>
              <w:rPr>
                <w:webHidden/>
              </w:rPr>
              <w:tab/>
              <w:fldChar w:fldCharType="begin"/>
              <w:instrText xml:space="preserve"> PAGEREF _Toc208772361 \h </w:instrText>
              <w:fldChar w:fldCharType="separate"/>
              <w:t>46</w:t>
              <w:fldChar w:fldCharType="end"/>
            </w:r>
          </w:hyperlink>
        </w:p>
        <w:p w14:paraId="2D6F2975" w14:textId="459FD00B"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2" w:history="1">
            <w:r>
              <w:rPr>
                <w:rStyle w:val="Hipervnculo"/>
              </w:rPr>
              <w:t>CAPÍTULO IV: DISCUSIÓN Y CONCLUSIONES</w:t>
            </w:r>
            <w:r>
              <w:rPr>
                <w:webHidden/>
              </w:rPr>
              <w:tab/>
              <w:fldChar w:fldCharType="begin"/>
              <w:instrText xml:space="preserve"> PAGEREF _Toc208772362 \h </w:instrText>
              <w:fldChar w:fldCharType="separate"/>
              <w:t>62</w:t>
              <w:fldChar w:fldCharType="end"/>
            </w:r>
          </w:hyperlink>
        </w:p>
        <w:p w14:paraId="1C964001" w14:textId="67A07536"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3" w:history="1">
            <w:r>
              <w:rPr>
                <w:rStyle w:val="Hipervnculo"/>
                <w:rFonts w:cstheme="majorBidi"/>
              </w:rPr>
              <w:t>REFERENCIAS</w:t>
            </w:r>
            <w:r>
              <w:rPr>
                <w:webHidden/>
              </w:rPr>
              <w:tab/>
              <w:fldChar w:fldCharType="begin"/>
              <w:instrText xml:space="preserve"> PAGEREF _Toc208772363 \h </w:instrText>
              <w:fldChar w:fldCharType="separate"/>
              <w:t>66</w:t>
              <w:fldChar w:fldCharType="end"/>
            </w:r>
          </w:hyperlink>
        </w:p>
        <w:p w14:paraId="4B221950" w14:textId="55787B89" w:rsidR="00D53631" w:rsidRPr="00D53631" w:rsidRDefault="00D53631">
          <w:pPr>
            <w:pStyle w:val="TDC1"/>
            <w:rPr>
              <w:rFonts w:asciiTheme="minorHAnsi" w:eastAsiaTheme="minorEastAsia" w:hAnsiTheme="minorHAnsi" w:cstheme="minorBidi"/>
              <w:kern w:val="2"/>
              <w:szCs w:val="24"/>
              <w:lang w:eastAsia="es-PE"/>
              <w14:ligatures w14:val="standardContextual"/>
            </w:rPr>
          </w:pPr>
          <w:hyperlink w:anchor="_Toc208772364" w:history="1">
            <w:r>
              <w:rPr>
                <w:rStyle w:val="Hipervnculo"/>
              </w:rPr>
              <w:t>ANEXOS</w:t>
            </w:r>
            <w:r>
              <w:rPr>
                <w:webHidden/>
              </w:rPr>
              <w:tab/>
              <w:fldChar w:fldCharType="begin"/>
              <w:instrText xml:space="preserve"> PAGEREF _Toc208772364 \h </w:instrText>
              <w:fldChar w:fldCharType="separate"/>
              <w:t>77</w:t>
              <w:fldChar w:fldCharType="end"/>
            </w:r>
          </w:hyperlink>
        </w:p>
        <w:p w14:paraId="22EBE67F" w14:textId="7631FFAE" w:rsidR="00373057" w:rsidRDefault="00624786">
          <w:r>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"Tabla" </w:instrText>
        <w:fldChar w:fldCharType="separate"/>
      </w:r>
      <w:hyperlink w:anchor="_Toc215131936" w:history="1">
        <w:r>
          <w:rPr>
            <w:rStyle w:val="Hipervnculo"/>
            <w:b/>
            <w:bCs/>
            <w:noProof/>
          </w:rPr>
          <w:t xml:space="preserve">Tabla 1 </w:t>
        </w:r>
        <w:r>
          <w:rPr>
            <w:rStyle w:val="Hipervnculo"/>
            <w:i/>
            <w:iCs/>
            <w:noProof/>
          </w:rPr>
          <w:t>Dimensiones definidas</w:t>
        </w:r>
        <w:r>
          <w:rPr>
            <w:noProof/>
            <w:webHidden/>
          </w:rPr>
          <w:tab/>
          <w:fldChar w:fldCharType="begin"/>
          <w:instrText xml:space="preserve"> PAGEREF _Toc215131936 \h </w:instrText>
          <w:fldChar w:fldCharType="separate"/>
          <w:t>48</w:t>
          <w:fldChar w:fldCharType="end"/>
        </w:r>
      </w:hyperlink>
    </w:p>
    <w:p w14:paraId="741BE2AD" w14:textId="46203D6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Pr>
            <w:rStyle w:val="Hipervnculo"/>
            <w:b/>
            <w:bCs/>
            <w:noProof/>
          </w:rPr>
          <w:t xml:space="preserve">Tabla 2 </w:t>
        </w:r>
        <w:r>
          <w:rPr>
            <w:rStyle w:val="Hipervnculo"/>
            <w:i/>
            <w:iCs/>
            <w:noProof/>
          </w:rPr>
          <w:t>Resultados descriptivos de la dimensión accesibilidad de mercado</w:t>
        </w:r>
        <w:r>
          <w:rPr>
            <w:noProof/>
            <w:webHidden/>
          </w:rPr>
          <w:tab/>
          <w:fldChar w:fldCharType="begin"/>
          <w:instrText xml:space="preserve"> PAGEREF _Toc215131937 \h </w:instrText>
          <w:fldChar w:fldCharType="separate"/>
          <w:t>49</w:t>
          <w:fldChar w:fldCharType="end"/>
        </w:r>
      </w:hyperlink>
    </w:p>
    <w:p w14:paraId="6CD40C84" w14:textId="0458B900"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Pr>
            <w:rStyle w:val="Hipervnculo"/>
            <w:b/>
            <w:bCs/>
            <w:noProof/>
          </w:rPr>
          <w:t xml:space="preserve">Tabla 3 </w:t>
        </w:r>
        <w:r>
          <w:rPr>
            <w:rStyle w:val="Hipervnculo"/>
            <w:i/>
            <w:iCs/>
            <w:noProof/>
          </w:rPr>
          <w:t>Resultados descriptivos de la dimensión reducción de barreras</w:t>
        </w:r>
        <w:r>
          <w:rPr>
            <w:noProof/>
            <w:webHidden/>
          </w:rPr>
          <w:tab/>
          <w:fldChar w:fldCharType="begin"/>
          <w:instrText xml:space="preserve"> PAGEREF _Toc215131938 \h </w:instrText>
          <w:fldChar w:fldCharType="separate"/>
          <w:t>51</w:t>
          <w:fldChar w:fldCharType="end"/>
        </w:r>
      </w:hyperlink>
    </w:p>
    <w:p w14:paraId="1DF125F5" w14:textId="42CB9F26"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Pr>
            <w:rStyle w:val="Hipervnculo"/>
            <w:b/>
            <w:bCs/>
            <w:noProof/>
          </w:rPr>
          <w:t xml:space="preserve">Tabla 4 </w:t>
        </w:r>
        <w:r>
          <w:rPr>
            <w:rStyle w:val="Hipervnculo"/>
            <w:i/>
            <w:iCs/>
            <w:noProof/>
          </w:rPr>
          <w:t>Resultados descriptivos de la dimensión oportunidades de venta y visibilidad</w:t>
        </w:r>
        <w:r>
          <w:rPr>
            <w:noProof/>
            <w:webHidden/>
          </w:rPr>
          <w:tab/>
          <w:fldChar w:fldCharType="begin"/>
          <w:instrText xml:space="preserve"> PAGEREF _Toc215131939 \h </w:instrText>
          <w:fldChar w:fldCharType="separate"/>
          <w:t>52</w:t>
          <w:fldChar w:fldCharType="end"/>
        </w:r>
      </w:hyperlink>
    </w:p>
    <w:p w14:paraId="4749E12D" w14:textId="169EFA72"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Pr>
            <w:rStyle w:val="Hipervnculo"/>
            <w:b/>
            <w:bCs/>
            <w:noProof/>
          </w:rPr>
          <w:t xml:space="preserve">Tabla 5 </w:t>
        </w:r>
        <w:r>
          <w:rPr>
            <w:rStyle w:val="Hipervnculo"/>
            <w:i/>
            <w:iCs/>
            <w:noProof/>
          </w:rPr>
          <w:t>Promedios globales por dimensión</w:t>
        </w:r>
        <w:r>
          <w:rPr>
            <w:i/>
            <w:iCs/>
            <w:noProof/>
            <w:webHidden/>
          </w:rPr>
          <w:tab/>
          <w:fldChar w:fldCharType="begin"/>
          <w:instrText xml:space="preserve"> PAGEREF _Toc215131940 \h </w:instrText>
          <w:fldChar w:fldCharType="separate"/>
          <w:t>54</w:t>
          <w:fldChar w:fldCharType="end"/>
        </w:r>
      </w:hyperlink>
    </w:p>
    <w:p w14:paraId="78504586" w14:textId="0B9B85E5"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Pr>
            <w:rStyle w:val="Hipervnculo"/>
            <w:rFonts w:cs="Times New Roman"/>
            <w:b/>
            <w:bCs/>
            <w:noProof/>
            <w:lang w:eastAsia="es-PE"/>
          </w:rPr>
          <w:t>Tabla 6</w:t>
        </w:r>
        <w:r>
          <w:rPr>
            <w:rStyle w:val="Hipervnculo"/>
            <w:b/>
            <w:bCs/>
            <w:noProof/>
          </w:rPr>
          <w:t xml:space="preserve">  </w:t>
        </w:r>
        <w:r>
          <w:rPr>
            <w:rStyle w:val="Hipervnculo"/>
            <w:i/>
            <w:iCs/>
            <w:noProof/>
          </w:rPr>
          <w:t>Resultados de la correlación de Spearman entre el sistema web y las dimensiones de la accesibilidad de mercado</w:t>
        </w:r>
        <w:r>
          <w:rPr>
            <w:i/>
            <w:iCs/>
            <w:noProof/>
            <w:webHidden/>
          </w:rPr>
          <w:tab/>
          <w:fldChar w:fldCharType="begin"/>
          <w:instrText xml:space="preserve"> PAGEREF _Toc215131941 \h </w:instrText>
          <w:fldChar w:fldCharType="separate"/>
          <w:t>60</w:t>
          <w:fldChar w:fldCharType="end"/>
        </w:r>
      </w:hyperlink>
    </w:p>
    <w:p w14:paraId="51A9AF3A" w14:textId="30C89FDC" w:rsidR="004F7C38" w:rsidRPr="0012444B" w:rsidRDefault="00A76CC6" w:rsidP="0012444B">
      <w:pPr>
        <w:ind w:firstLine="0"/>
        <w:rPr>
          <w:lang w:val="es-PE"/>
        </w:rPr>
      </w:pPr>
      <w:r>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instrText xml:space="preserve"> TOC \h \z \c "Figura" </w:instrText>
        <w:fldChar w:fldCharType="separate"/>
      </w:r>
      <w:hyperlink w:anchor="_Toc215131966" w:history="1">
        <w:r>
          <w:rPr>
            <w:rStyle w:val="Hipervnculo"/>
            <w:b/>
            <w:bCs/>
            <w:noProof/>
          </w:rPr>
          <w:t xml:space="preserve">Figura 1 </w:t>
        </w:r>
        <w:r>
          <w:rPr>
            <w:rStyle w:val="Hipervnculo"/>
            <w:i/>
            <w:iCs/>
            <w:noProof/>
          </w:rPr>
          <w:t>Diagrama del diseño metodológico del estudio</w:t>
        </w:r>
        <w:r>
          <w:rPr>
            <w:noProof/>
            <w:webHidden/>
          </w:rPr>
          <w:tab/>
          <w:fldChar w:fldCharType="begin"/>
          <w:instrText xml:space="preserve"> PAGEREF _Toc215131966 \h </w:instrText>
          <w:fldChar w:fldCharType="separate"/>
          <w:t>37</w:t>
          <w:fldChar w:fldCharType="end"/>
        </w:r>
      </w:hyperlink>
    </w:p>
    <w:p w14:paraId="41CA2AB4" w14:textId="078DA128"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Pr>
            <w:rStyle w:val="Hipervnculo"/>
            <w:b/>
            <w:bCs/>
            <w:noProof/>
          </w:rPr>
          <w:t xml:space="preserve">Figura 2 </w:t>
        </w:r>
        <w:r>
          <w:rPr>
            <w:rStyle w:val="Hipervnculo"/>
            <w:i/>
            <w:iCs/>
            <w:noProof/>
          </w:rPr>
          <w:t>Diagrama de flujo del proceso del sistema web</w:t>
        </w:r>
        <w:r>
          <w:rPr>
            <w:noProof/>
            <w:webHidden/>
          </w:rPr>
          <w:tab/>
          <w:fldChar w:fldCharType="begin"/>
          <w:instrText xml:space="preserve"> PAGEREF _Toc215131967 \h </w:instrText>
          <w:fldChar w:fldCharType="separate"/>
          <w:t>47</w:t>
          <w:fldChar w:fldCharType="end"/>
        </w:r>
      </w:hyperlink>
    </w:p>
    <w:p w14:paraId="03D5123D" w14:textId="56EF1365"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Pr>
            <w:rStyle w:val="Hipervnculo"/>
            <w:b/>
            <w:bCs/>
            <w:noProof/>
          </w:rPr>
          <w:t xml:space="preserve">Figura 3 </w:t>
        </w:r>
        <w:r>
          <w:rPr>
            <w:rStyle w:val="Hipervnculo"/>
            <w:i/>
            <w:iCs/>
            <w:noProof/>
          </w:rPr>
          <w:t>Tendencia de las respuestas aplicado a artesanos</w:t>
        </w:r>
        <w:r>
          <w:rPr>
            <w:noProof/>
            <w:webHidden/>
          </w:rPr>
          <w:tab/>
          <w:fldChar w:fldCharType="begin"/>
          <w:instrText xml:space="preserve"> PAGEREF _Toc215131968 \h </w:instrText>
          <w:fldChar w:fldCharType="separate"/>
          <w:t>48</w:t>
          <w:fldChar w:fldCharType="end"/>
        </w:r>
      </w:hyperlink>
    </w:p>
    <w:p w14:paraId="20294F48" w14:textId="0BD265A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Pr>
            <w:rStyle w:val="Hipervnculo"/>
            <w:b/>
            <w:bCs/>
            <w:noProof/>
          </w:rPr>
          <w:t xml:space="preserve">Figura 4 </w:t>
        </w:r>
        <w:r>
          <w:rPr>
            <w:rStyle w:val="Hipervnculo"/>
            <w:i/>
            <w:iCs/>
            <w:noProof/>
          </w:rPr>
          <w:t>Promedio de satisfacción en la dimensión accesibilidad de mercado</w:t>
        </w:r>
        <w:r>
          <w:rPr>
            <w:noProof/>
            <w:webHidden/>
          </w:rPr>
          <w:tab/>
          <w:fldChar w:fldCharType="begin"/>
          <w:instrText xml:space="preserve"> PAGEREF _Toc215131969 \h </w:instrText>
          <w:fldChar w:fldCharType="separate"/>
          <w:t>50</w:t>
          <w:fldChar w:fldCharType="end"/>
        </w:r>
      </w:hyperlink>
    </w:p>
    <w:p w14:paraId="6BD33B92" w14:textId="39119427"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Pr>
            <w:rStyle w:val="Hipervnculo"/>
            <w:b/>
            <w:bCs/>
            <w:noProof/>
          </w:rPr>
          <w:t xml:space="preserve">Figura 5 </w:t>
        </w:r>
        <w:r>
          <w:rPr>
            <w:rStyle w:val="Hipervnculo"/>
            <w:i/>
            <w:iCs/>
            <w:noProof/>
          </w:rPr>
          <w:t>Distribución de respuestas en la dimensión reducción de barreras</w:t>
        </w:r>
        <w:r>
          <w:rPr>
            <w:noProof/>
            <w:webHidden/>
          </w:rPr>
          <w:tab/>
          <w:fldChar w:fldCharType="begin"/>
          <w:instrText xml:space="preserve"> PAGEREF _Toc215131970 \h </w:instrText>
          <w:fldChar w:fldCharType="separate"/>
          <w:t>51</w:t>
          <w:fldChar w:fldCharType="end"/>
        </w:r>
      </w:hyperlink>
    </w:p>
    <w:p w14:paraId="21A135A5" w14:textId="69865CBA" w:rsidR="00A76CC6" w:rsidRPr="00A76CC6" w:rsidRDefault="00A76CC6"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Pr>
            <w:rStyle w:val="Hipervnculo"/>
            <w:b/>
            <w:bCs/>
            <w:noProof/>
          </w:rPr>
          <w:t xml:space="preserve">Figura 6 </w:t>
        </w:r>
        <w:r>
          <w:rPr>
            <w:rStyle w:val="Hipervnculo"/>
            <w:i/>
            <w:iCs/>
            <w:noProof/>
          </w:rPr>
          <w:t>Promedio de respuestas en la dimensión oportunidades de venta y visibilidad</w:t>
        </w:r>
        <w:r>
          <w:rPr>
            <w:noProof/>
            <w:webHidden/>
          </w:rPr>
          <w:tab/>
          <w:fldChar w:fldCharType="begin"/>
          <w:instrText xml:space="preserve"> PAGEREF _Toc215131971 \h </w:instrText>
          <w:fldChar w:fldCharType="separate"/>
          <w:t>53</w:t>
          <w:fldChar w:fldCharType="end"/>
        </w:r>
      </w:hyperlink>
    </w:p>
    <w:p w14:paraId="4093BA1B" w14:textId="39A1C6F3"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Pr>
            <w:rStyle w:val="Hipervnculo"/>
            <w:b/>
            <w:bCs/>
            <w:noProof/>
          </w:rPr>
          <w:t xml:space="preserve">Figura 7 </w:t>
        </w:r>
        <w:r>
          <w:rPr>
            <w:rStyle w:val="Hipervnculo"/>
            <w:i/>
            <w:iCs/>
            <w:noProof/>
          </w:rPr>
          <w:t>Interfaz principal del sistema web de comercio electrónico</w:t>
        </w:r>
        <w:r>
          <w:rPr>
            <w:noProof/>
            <w:webHidden/>
          </w:rPr>
          <w:tab/>
          <w:fldChar w:fldCharType="begin"/>
          <w:instrText xml:space="preserve"> PAGEREF _Toc215131972 \h </w:instrText>
          <w:fldChar w:fldCharType="separate"/>
          <w:t>55</w:t>
          <w:fldChar w:fldCharType="end"/>
        </w:r>
      </w:hyperlink>
    </w:p>
    <w:p w14:paraId="7E577C5D" w14:textId="32DA563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Pr>
            <w:rStyle w:val="Hipervnculo"/>
            <w:b/>
            <w:bCs/>
            <w:noProof/>
          </w:rPr>
          <w:t xml:space="preserve">Figura 8 </w:t>
        </w:r>
        <w:r>
          <w:rPr>
            <w:rStyle w:val="Hipervnculo"/>
            <w:i/>
            <w:iCs/>
            <w:noProof/>
          </w:rPr>
          <w:t>Interfaz de la tienda de productos hechos a mano.</w:t>
        </w:r>
        <w:r>
          <w:rPr>
            <w:noProof/>
            <w:webHidden/>
          </w:rPr>
          <w:tab/>
          <w:fldChar w:fldCharType="begin"/>
          <w:instrText xml:space="preserve"> PAGEREF _Toc215131973 \h </w:instrText>
          <w:fldChar w:fldCharType="separate"/>
          <w:t>56</w:t>
          <w:fldChar w:fldCharType="end"/>
        </w:r>
      </w:hyperlink>
    </w:p>
    <w:p w14:paraId="7D4B04D3" w14:textId="0A069AC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Pr>
            <w:rStyle w:val="Hipervnculo"/>
            <w:b/>
            <w:bCs/>
            <w:noProof/>
          </w:rPr>
          <w:t xml:space="preserve">Figura 9 </w:t>
        </w:r>
        <w:r>
          <w:rPr>
            <w:rStyle w:val="Hipervnculo"/>
            <w:i/>
            <w:iCs/>
            <w:noProof/>
          </w:rPr>
          <w:t>Interfaz de detalles del producto</w:t>
        </w:r>
        <w:r>
          <w:rPr>
            <w:noProof/>
            <w:webHidden/>
          </w:rPr>
          <w:tab/>
          <w:fldChar w:fldCharType="begin"/>
          <w:instrText xml:space="preserve"> PAGEREF _Toc215131974 \h </w:instrText>
          <w:fldChar w:fldCharType="separate"/>
          <w:t>57</w:t>
          <w:fldChar w:fldCharType="end"/>
        </w:r>
      </w:hyperlink>
    </w:p>
    <w:p w14:paraId="42051B66" w14:textId="0C98348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Pr>
            <w:rStyle w:val="Hipervnculo"/>
            <w:b/>
            <w:bCs/>
            <w:noProof/>
          </w:rPr>
          <w:t xml:space="preserve">Figura 10 </w:t>
        </w:r>
        <w:r>
          <w:rPr>
            <w:rStyle w:val="Hipervnculo"/>
            <w:i/>
            <w:iCs/>
            <w:noProof/>
          </w:rPr>
          <w:t>Interfaz del módulo de carrito de compras</w:t>
        </w:r>
        <w:r>
          <w:rPr>
            <w:noProof/>
            <w:webHidden/>
          </w:rPr>
          <w:tab/>
          <w:fldChar w:fldCharType="begin"/>
          <w:instrText xml:space="preserve"> PAGEREF _Toc215131975 \h </w:instrText>
          <w:fldChar w:fldCharType="separate"/>
          <w:t>58</w:t>
          <w:fldChar w:fldCharType="end"/>
        </w:r>
      </w:hyperlink>
    </w:p>
    <w:p w14:paraId="58F8DE90" w14:textId="014B9EBB"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Pr>
            <w:rStyle w:val="Hipervnculo"/>
            <w:b/>
            <w:bCs/>
            <w:noProof/>
          </w:rPr>
          <w:t xml:space="preserve">Figura 11 </w:t>
        </w:r>
        <w:r>
          <w:rPr>
            <w:rStyle w:val="Hipervnculo"/>
            <w:i/>
            <w:iCs/>
            <w:noProof/>
          </w:rPr>
          <w:t>Interfaz de finalización de compra.</w:t>
        </w:r>
        <w:r>
          <w:rPr>
            <w:i/>
            <w:iCs/>
            <w:noProof/>
            <w:webHidden/>
          </w:rPr>
          <w:tab/>
          <w:fldChar w:fldCharType="begin"/>
          <w:instrText xml:space="preserve"> PAGEREF _Toc215131976 \h </w:instrText>
          <w:fldChar w:fldCharType="separate"/>
          <w:t>59</w:t>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Pr>
          <w:b/>
          <w:bCs/>
          <w:lang w:val="es-PE"/>
        </w:rPr>
        <w:fldChar w:fldCharType="end"/>
      </w:r>
    </w:p>
    <w:p w14:paraId="649617D9" w14:textId="77777777" w:rsidR="00A76CC6" w:rsidRDefault="00B5255F" w:rsidP="00A76CC6">
      <w:pPr>
        <w:pStyle w:val="Ttulo1"/>
      </w:pPr>
      <w:bookmarkStart w:id="9" w:name="_Toc208772344"/>
      <w:r>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Pr>
          <w:i/>
          <w:iCs/>
          <w:noProof/>
        </w:rPr>
        <w:fldChar w:fldCharType="begin"/>
        <w:instrText xml:space="preserve"> TOC \h \z \t "ANEXO;1" \c "Anexo" </w:instrText>
        <w:fldChar w:fldCharType="separate"/>
      </w:r>
      <w:hyperlink w:anchor="_Toc215131978" w:history="1">
        <w:r>
          <w:rPr>
            <w:rStyle w:val="Hipervnculo"/>
            <w:b/>
            <w:bCs/>
            <w:noProof/>
          </w:rPr>
          <w:t>Anexo 1</w:t>
        </w:r>
        <w:r>
          <w:rPr>
            <w:rStyle w:val="Hipervnculo"/>
            <w:i/>
            <w:iCs/>
            <w:noProof/>
          </w:rPr>
          <w:t xml:space="preserve">  Matriz de Consistencia Interna</w:t>
        </w:r>
        <w:r>
          <w:rPr>
            <w:i/>
            <w:iCs/>
            <w:noProof/>
            <w:webHidden/>
          </w:rPr>
          <w:tab/>
          <w:fldChar w:fldCharType="begin"/>
          <w:instrText xml:space="preserve"> PAGEREF _Toc215131978 \h </w:instrText>
          <w:fldChar w:fldCharType="separate"/>
          <w:t>77</w:t>
          <w:fldChar w:fldCharType="end"/>
        </w:r>
      </w:hyperlink>
    </w:p>
    <w:p w14:paraId="5F28ADB8" w14:textId="211938A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Pr>
            <w:rStyle w:val="Hipervnculo"/>
            <w:b/>
            <w:bCs/>
            <w:i/>
            <w:iCs/>
            <w:noProof/>
          </w:rPr>
          <w:t xml:space="preserve">Anexo 2  </w:t>
        </w:r>
        <w:r>
          <w:rPr>
            <w:rStyle w:val="Hipervnculo"/>
            <w:i/>
            <w:iCs/>
            <w:noProof/>
          </w:rPr>
          <w:t>Matriz de Operacionalización de las Variables</w:t>
        </w:r>
        <w:r>
          <w:rPr>
            <w:i/>
            <w:iCs/>
            <w:noProof/>
            <w:webHidden/>
          </w:rPr>
          <w:tab/>
          <w:fldChar w:fldCharType="begin"/>
          <w:instrText xml:space="preserve"> PAGEREF _Toc215131979 \h </w:instrText>
          <w:fldChar w:fldCharType="separate"/>
          <w:t>79</w:t>
          <w:fldChar w:fldCharType="end"/>
        </w:r>
      </w:hyperlink>
    </w:p>
    <w:p w14:paraId="369D59D7" w14:textId="16DB3BC4"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Pr>
            <w:rStyle w:val="Hipervnculo"/>
            <w:b/>
            <w:bCs/>
            <w:i/>
            <w:iCs/>
            <w:noProof/>
          </w:rPr>
          <w:t xml:space="preserve">Anexo 3  </w:t>
        </w:r>
        <w:r>
          <w:rPr>
            <w:rStyle w:val="Hipervnculo"/>
            <w:i/>
            <w:iCs/>
            <w:noProof/>
          </w:rPr>
          <w:t>Cuestionario estructurado aplicado a los artesanos</w:t>
        </w:r>
        <w:r>
          <w:rPr>
            <w:i/>
            <w:iCs/>
            <w:noProof/>
            <w:webHidden/>
          </w:rPr>
          <w:tab/>
          <w:fldChar w:fldCharType="begin"/>
          <w:instrText xml:space="preserve"> PAGEREF _Toc215131980 \h </w:instrText>
          <w:fldChar w:fldCharType="separate"/>
          <w:t>82</w:t>
          <w:fldChar w:fldCharType="end"/>
        </w:r>
      </w:hyperlink>
    </w:p>
    <w:p w14:paraId="4D8C5975" w14:textId="0D3E3A2F"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Pr>
            <w:rStyle w:val="Hipervnculo"/>
            <w:b/>
            <w:bCs/>
            <w:i/>
            <w:iCs/>
            <w:noProof/>
          </w:rPr>
          <w:t xml:space="preserve">Anexo 4  </w:t>
        </w:r>
        <w:r>
          <w:rPr>
            <w:rStyle w:val="Hipervnculo"/>
            <w:i/>
            <w:iCs/>
            <w:noProof/>
          </w:rPr>
          <w:t>Validación mediante juicio de experto 1</w:t>
        </w:r>
        <w:r>
          <w:rPr>
            <w:i/>
            <w:iCs/>
            <w:noProof/>
            <w:webHidden/>
          </w:rPr>
          <w:tab/>
          <w:fldChar w:fldCharType="begin"/>
          <w:instrText xml:space="preserve"> PAGEREF _Toc215131981 \h </w:instrText>
          <w:fldChar w:fldCharType="separate"/>
          <w:t>84</w:t>
          <w:fldChar w:fldCharType="end"/>
        </w:r>
      </w:hyperlink>
    </w:p>
    <w:p w14:paraId="1C50BADE" w14:textId="7C40C21D"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Pr>
            <w:rStyle w:val="Hipervnculo"/>
            <w:b/>
            <w:bCs/>
            <w:i/>
            <w:iCs/>
            <w:noProof/>
          </w:rPr>
          <w:t xml:space="preserve">Anexo 5  </w:t>
        </w:r>
        <w:r>
          <w:rPr>
            <w:rStyle w:val="Hipervnculo"/>
            <w:i/>
            <w:iCs/>
            <w:noProof/>
          </w:rPr>
          <w:t>Validación mediante juicio de experto 2</w:t>
        </w:r>
        <w:r>
          <w:rPr>
            <w:i/>
            <w:iCs/>
            <w:noProof/>
            <w:webHidden/>
          </w:rPr>
          <w:tab/>
          <w:fldChar w:fldCharType="begin"/>
          <w:instrText xml:space="preserve"> PAGEREF _Toc215131982 \h </w:instrText>
          <w:fldChar w:fldCharType="separate"/>
          <w:t>85</w:t>
          <w:fldChar w:fldCharType="end"/>
        </w:r>
      </w:hyperlink>
    </w:p>
    <w:p w14:paraId="601D9690" w14:textId="219257A6" w:rsidR="00A76CC6" w:rsidRPr="0012444B" w:rsidRDefault="00A76CC6">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Pr>
            <w:rStyle w:val="Hipervnculo"/>
            <w:b/>
            <w:bCs/>
            <w:i/>
            <w:iCs/>
            <w:noProof/>
          </w:rPr>
          <w:t xml:space="preserve">Anexo 6  </w:t>
        </w:r>
        <w:r>
          <w:rPr>
            <w:rStyle w:val="Hipervnculo"/>
            <w:i/>
            <w:iCs/>
            <w:noProof/>
          </w:rPr>
          <w:t>Validación mediante juicio de experto 3</w:t>
        </w:r>
        <w:r>
          <w:rPr>
            <w:i/>
            <w:iCs/>
            <w:noProof/>
            <w:webHidden/>
          </w:rPr>
          <w:tab/>
          <w:fldChar w:fldCharType="begin"/>
          <w:instrText xml:space="preserve"> PAGEREF _Toc215131983 \h </w:instrText>
          <w:fldChar w:fldCharType="separate"/>
          <w:t>86</w:t>
          <w:fldChar w:fldCharType="end"/>
        </w:r>
      </w:hyperlink>
    </w:p>
    <w:p w14:paraId="3F071822" w14:textId="0C4F8E02" w:rsidR="004F7C38" w:rsidRPr="0012444B" w:rsidRDefault="00A76CC6" w:rsidP="0012444B">
      <w:pPr>
        <w:pStyle w:val="Ttulo1"/>
        <w:ind w:firstLine="0"/>
        <w:jc w:val="left"/>
      </w:pPr>
      <w:r>
        <w:rPr>
          <w:i/>
          <w:iCs/>
          <w:noProof/>
        </w:rPr>
        <w:fldChar w:fldCharType="end"/>
      </w:r>
      <w:r>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lastRenderedPageBreak/>
        <w:t>Resumen</w:t>
      </w:r>
      <w:bookmarkEnd w:id="10"/>
    </w:p>
    <w:bookmarkEnd w:id="11"/>
    <w:p w14:paraId="1013A13D" w14:textId="5CCC8742" w:rsidR="0074024B" w:rsidRPr="0074024B" w:rsidRDefault="0074024B" w:rsidP="00055E2D">
      <w:pPr>
        <w:pStyle w:val="APA7"/>
        <w:rPr>
          <w:lang w:val="es-PE"/>
        </w:rPr>
      </w:pPr>
      <w:r>
        <w:rPr>
          <w:lang w:val="es-PE"/>
        </w:rPr>
        <w:t xml:space="preserve">El presente 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 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0.713 - 0.769; p &lt; 0.05). Concluyendo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Pr>
          <w:b/>
          <w:bCs/>
        </w:rPr>
        <w:t>Palabras clave:</w:t>
      </w:r>
      <w:r>
        <w:t xml:space="preserve"> </w:t>
      </w:r>
      <w:r>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Pr>
          <w:b/>
          <w:bCs/>
          <w:lang w:val="en-US"/>
        </w:rPr>
        <w:lastRenderedPageBreak/>
        <w:t>Abstract</w:t>
      </w:r>
    </w:p>
    <w:p w14:paraId="008B3455" w14:textId="2B4169E8" w:rsidR="00585A33" w:rsidRDefault="00585A33" w:rsidP="00400464">
      <w:pPr>
        <w:pStyle w:val="APA7"/>
        <w:rPr>
          <w:lang w:val="en-US"/>
        </w:rPr>
      </w:pPr>
      <w:r>
        <w:rPr>
          <w:lang w:val="en-US"/>
        </w:rPr>
        <w:t xml:space="preserve">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 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0.713 - 0.769;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Pr>
          <w:rFonts w:cs="Times New Roman"/>
          <w:b/>
          <w:bCs/>
          <w:lang w:val="en-US"/>
        </w:rPr>
        <w:t xml:space="preserve">Keywords: </w:t>
      </w:r>
      <w:r>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Pr>
          <w:b/>
          <w:bCs/>
        </w:rPr>
        <w:t>Realidad problemática</w:t>
      </w:r>
      <w:bookmarkEnd w:id="13"/>
      <w:bookmarkEnd w:id="14"/>
      <w:bookmarkEnd w:id="15"/>
      <w:bookmarkEnd w:id="16"/>
      <w:r>
        <w:rPr>
          <w:b/>
          <w:bCs/>
        </w:rPr>
        <w:t xml:space="preserve"> </w:t>
      </w:r>
    </w:p>
    <w:p w14:paraId="38F6244F" w14:textId="68EE7572" w:rsidR="00924518" w:rsidRDefault="00924518" w:rsidP="00924518">
      <w:pPr>
        <w:pStyle w:val="APA7"/>
      </w:pPr>
      <w:bookmarkStart w:id="17" w:name="_Toc5178325"/>
      <w:bookmarkStart w:id="18" w:name="_Toc165296238"/>
      <w:r>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t xml:space="preserve">A nivel global, según ProCiencia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Peru (2025). Estas tecnologías resultan fundamentales en cultivos frutales, los cuales son especialmente susceptibles a mermas productivas, tanto en la estimación de cosechas como en la sanidad vegetal frente a la presencia de enfermedades.</w:t>
      </w:r>
    </w:p>
    <w:p w14:paraId="505A9752" w14:textId="54CD9195" w:rsidR="00924518" w:rsidRDefault="00924518" w:rsidP="00924518">
      <w:pPr>
        <w:pStyle w:val="APA7"/>
      </w:pPr>
      <w:r>
        <w:t xml:space="preserve">A nivel internacional, los beneficios de la correcta identificación de plagas y enfermedades son esenciales para mejorar la salud y el estado del cultivo en la población agrícola. Por ejemplo, </w:t>
      </w:r>
      <w:del w:id="9001" w:author="Revision Claude" w:date="2026-10-19T00:00:00Z">
        <w:r>
          <w:delText xml:space="preserve">Antonio et al. (s.f.)</w:delText>
        </w:r>
      </w:del>
      <w:ins w:id="9002" w:author="Revision Claude" w:date="2026-10-19T00:00:00Z">
        <w:r>
          <w:t xml:space="preserve">Arévalo y Bonilla (2025)</w:t>
        </w:r>
      </w:ins>
      <w:r>
        <w:t xml:space="preserve"> señalan que en Guatemala el cultivo de aguacate (Persea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para el presente estudio, puesto que refuerzan la premisa de que para evitar pérdidas se debe implementar la correcta identificación visual de las amenazas.</w:t>
      </w:r>
    </w:p>
    <w:p w14:paraId="23140ABD" w14:textId="72F797CD" w:rsidR="00924518" w:rsidRDefault="00924518" w:rsidP="00924518">
      <w:pPr>
        <w:pStyle w:val="APA7"/>
      </w:pPr>
      <w:r>
        <w:t>A nivel nacional, en el Perú, la producción de palta ha mostrado avances importantes. Según el INEI (s.f.) la producción de palta creció en 112,9% durante setiembre de 2025, registrándose una mayor incidencia económica, donde tres departamentos concentraron el 83,7%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correcta proyección de cosecha.</w:t>
      </w:r>
    </w:p>
    <w:p w14:paraId="22B1BAC2" w14:textId="73FA5831" w:rsidR="00924518" w:rsidRDefault="00924518" w:rsidP="00924518">
      <w:pPr>
        <w:pStyle w:val="APA7"/>
      </w:pPr>
      <w:r>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2020 (SENASA, 2020), lo que la convierte en un producto de mayor impacto </w:t>
        <w:lastRenderedPageBreak/>
        <w:t>económico regional (Gerencia Regional de Agricultura, s.f.). Entre los factores que limitan la optimización destacan el error humano en el conteo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frutos enfermos, manchas, deformidades o realizar conteos inexactos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Pr>
          <w:b/>
          <w:bCs/>
        </w:rPr>
        <w:t>Antecedentes</w:t>
      </w:r>
    </w:p>
    <w:p w14:paraId="5E732A7E" w14:textId="77777777" w:rsidR="007C34DE" w:rsidRDefault="007C34DE" w:rsidP="00AA5353">
      <w:pPr>
        <w:pStyle w:val="APA7"/>
      </w:pPr>
      <w:bookmarkStart w:id="19" w:name="_Toc208772348"/>
      <w:bookmarkStart w:id="20" w:name="_Toc202638424"/>
      <w:bookmarkStart w:id="21" w:name="_Toc202638481"/>
      <w:bookmarkStart w:id="22" w:name="_Toc202638641"/>
      <w:bookmarkStart w:id="23" w:name="_Toc202640373"/>
      <w:bookmarkStart w:id="24" w:name="_Toc208414346"/>
      <w:del w:id="9003" w:author="Revision Claude" w:date="2026-10-19T00:00:00Z">
        <w:r>
          <w:delText xml:space="preserve">Asimismo, Albanese</w:delText>
        </w:r>
      </w:del>
      <w:ins w:id="9004" w:author="Revision Claude" w:date="2026-10-19T00:00:00Z">
        <w:r>
          <w:t xml:space="preserve">En el ámbito internacional, Albanese</w:t>
        </w:r>
      </w:ins>
      <w:r>
        <w:t xml:space="preserve"> et al. (2021) realizaron un estudio sobre la implementación y evaluación de redes neuronales profundas (DNN) en dispositivos de borde (Edge computing)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implementar plataformas automatizadas y adaptadas al entorno agrícola si se espera que estas herramientas realmente mejoren la producción.</w:t>
      </w:r>
    </w:p>
    <w:p w14:paraId="087C2C6B" w14:textId="77777777" w:rsidR="007C34DE" w:rsidRDefault="007C34DE" w:rsidP="00AA5353">
      <w:pPr>
        <w:pStyle w:val="APA7"/>
      </w:pPr>
      <w:r>
        <w:t xml:space="preserve">Por su parte, Ung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w:t>
      </w:r>
      <w:del w:id="9005" w:author="Revision Claude" w:date="2026-10-19T00:00:00Z">
        <w:r>
          <w:delText xml:space="preserve">mejorando significativamente las tasas de exactitud y precisión general en la clasificación de las imágenes.</w:delText>
        </w:r>
      </w:del>
      <w:ins w:id="9006" w:author="Revision Claude" w:date="2026-10-19T00:00:00Z">
        <w:r>
          <w:t xml:space="preserve">alcanzando sobre el dataset público IP102 exactitudes (accuracy) de entre 72.15 % y 74.13 %, valores que, además, evidencian la dificultad de clasificar plagas en escenarios con alta similitud visual entre clases y fondos complejos.</w:t>
        </w:r>
      </w:ins>
      <w:r>
        <w:t xml:space="preserve">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77777777" w:rsidR="007C34DE" w:rsidRDefault="007C34DE" w:rsidP="00AA5353">
      <w:pPr>
        <w:pStyle w:val="APA7"/>
      </w:pPr>
      <w:del w:id="9007" w:author="Revision Claude" w:date="2026-10-19T00:00:00Z">
        <w:r>
          <w:delText xml:space="preserve">Por su parte, Bompani et al. (2024) analizaron la aceleración del procesamiento de los modelos de detección de plagas basados en imágenes mediante el uso de un microcontrolador heterogéneo multinúcleo. Su estudio resalta que la optimización de hardware y software permitió una reducción drástica en el tiempo de inferencia por imagen y una minimización del consumo energético, logrando ejecutar la red neuronal con la misma confiabilidad que en computadoras de mayor capacidad. Los resultados del estudio son pertinentes para esta investigación, indicando que los sistemas embebidos acelerados son la opción ideal para desplegar algoritmos de visión artificial de forma continua y autónoma en entornos agrícolas remotos donde la energía es limitada.</w:delText>
        </w:r>
      </w:del>
      <w:ins w:id="9008" w:author="Revision Claude" w:date="2026-10-19T00:00:00Z">
        <w:r>
          <w:t xml:space="preserve">Por su parte, Bompani et al. (2024) analizaron la aceleración del procesamiento de los modelos de detección de plagas basados en imágenes mediante el uso de un microcontrolador heterogéneo multinúcleo (GAP9). Su estudio resalta que la optimización conjunta de hardware y software permitió completar la inferencia de una imagen en 147 ms, una velocidad 9.5 veces superior a la ejecución basada únicamente en núcleos de propósito general, con un consumo de 4.85 mJ por imagen y una exactitud de detección de entre 72 % y 83 %. Los resultados del estudio son pertinentes para esta investigación, indicando que el tiempo de inferencia es un indicador técnico medible y determinante para desplegar algoritmos de visión artificial de forma continua en entornos agrícolas, aspecto que se relaciona directamente con la dimensión de tiempo de inspección del presente estudio.</w:t>
        </w:r>
      </w:ins>
    </w:p>
    <w:p w14:paraId="53E14114" w14:textId="77777777" w:rsidR="007C34DE" w:rsidRDefault="007C34DE" w:rsidP="00AA5353">
      <w:pPr>
        <w:pStyle w:val="APA7"/>
      </w:pPr>
      <w:r>
        <w:t xml:space="preserve">Asimismo, Wang y He (2021) quienes realizaron el desarrollo de un modelo de visión computacional ligero y de alta precisión basado en la arquitectura YOLOv5 para </w:t>
      </w:r>
      <w:del w:id="9009" w:author="Revision Claude" w:date="2026-10-19T00:00:00Z">
        <w:r>
          <w:delText xml:space="preserve">la detección rápida de frutos verdes en entornos de follaje denso</w:delText>
        </w:r>
      </w:del>
      <w:ins w:id="9010" w:author="Revision Claude" w:date="2026-10-19T00:00:00Z">
        <w:r>
          <w:t xml:space="preserve">la detección rápida de frutos jóvenes de manzano (fruitlets) en entornos de follaje denso, antes del raleo</w:t>
        </w:r>
      </w:ins>
      <w:r>
        <w:t xml:space="preserve">. Los autores destacan que el modelo optimizado alcanzó una precisión promedio (mAP) del 93,8%, logrando 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sistemas de estimación de rendimiento agrícola en tiempo real.</w:t>
      </w:r>
    </w:p>
    <w:p w14:paraId="6BE02702" w14:textId="77777777" w:rsidR="007C34DE" w:rsidRDefault="00AA5353" w:rsidP="00AA5353">
      <w:pPr>
        <w:pStyle w:val="APA7"/>
      </w:pPr>
      <w:commentRangeStart w:id="3"/>
      <w:del w:id="9011" w:author="Revision Claude" w:date="2026-10-19T00:00:00Z">
        <w:r>
          <w:tab/>
          <w:delText>De igual forma, Hassan et al. (2021) quienes han realizado el diseño de un sistema predictivo de aprendizaje profundo para identificar y clasificar múltiples enfermedades foliares en cultivos agrícolas utilizando redes neuronales convolucionales (CNN) optimizadas. El estudio concluye que el modelo propuesto logró extraer características visuales complejas de las hojas afectadas, alcanzando una tasa de exactitud (accuracy) superior al 98% al ser probado con un conjunto de datos de miles de imágenes bajo diversas condiciones ambientales. Este hallazgo es especialmente relevante para la presente investigación, poniendo de relieve que el uso de arquitecturas convolucionales profundas representa una solución tecnológica superior y escalable frente a la inspección visual tradicional humana, permitiendo un diagnóstico fitosanitario temprano y preciso que es fundamental para prevenir la propagación de plagas.</w:delText>
        </w:r>
      </w:del>
      <w:ins w:id="9012" w:author="Revision Claude" w:date="2026-10-19T00:00:00Z">
        <w:r>
          <w:t xml:space="preserve">De igual forma, Campos-Ferreira y González-Camacho (2021) implementaron un clasificador basado en redes neuronales convolucionales (CNN) para identificar enfermedades del fruto de aguacate (Persea americana Mill.) causadas por hongos fitopatógenos, a partir de imágenes digitales de frutos colectados en campo. Con un conjunto de datos ampliado a 3,983 imágenes y una partición aleatoria de 80 % para entrenamiento y 20 % para validación, la CNN alcanzó una precisión global de clasificación correcta del 80 % en el conjunto de validación y del 87 % al evaluarse con imágenes no incluidas en el conjunto original. Este hallazgo es especialmente relevante para la presente investigación, poniendo de relieve que las arquitecturas convolucionales permiten reconocer de forma no invasiva las enfermedades que afectan la calidad comercial del fruto de palta, lo que respalda su uso para el diagnóstico fitosanitario temprano y la reducción de pérdidas postcosecha.</w:t>
        </w:r>
      </w:ins>
      <w:commentRangeEnd w:id="3"/>
      <w:r>
        <w:commentReference w:id="3"/>
      </w:r>
    </w:p>
    <w:p w14:paraId="11850185" w14:textId="77777777" w:rsidR="007C34DE" w:rsidRDefault="007C34DE" w:rsidP="00AA5353">
      <w:pPr>
        <w:pStyle w:val="APA7"/>
      </w:pPr>
      <w:del w:id="9013" w:author="Revision Claude" w:date="2026-10-19T00:00:00Z">
        <w:r>
          <w:delText xml:space="preserve">Por su parte, Gonzales Acuña y Perez Flores (2024) abordaron el diseño e implementación de un sistema automatizado para clasificar y seleccionar paltas utilizando modelos de redes neuronales convolucionales integrados en una Raspberry Pi 4, cumpliendo con los estándares de la normativa técnica peruana. En el desarrollo, los resultados demostraron que el sistema de visión artificial logró identificar, clasificar y separar los frutos según su calibre y características externas con una alta tasa de </w:delText>
          <w:lastRenderedPageBreak/>
          <w:delText>precisión, optimizando drásticamente el tiempo de procesamiento frente al método manual. Este ejemplo es relevante, poniendo de manifiesto que la aplicación de redes neuronales combinada con hardware de bajo costo es completamente viable, económica y eficiente para automatizar los procesos de postcosecha en la industria de la palta en el Perú, garantizando una mejor estandarización del producto.</w:delText>
        </w:r>
      </w:del>
      <w:ins w:id="9014" w:author="Revision Claude" w:date="2026-10-19T00:00:00Z">
        <w:r>
          <w:t xml:space="preserve">Por su parte, Gonzales Acuña y Perez Flores (2024) abordaron el diseño e implementación de un sistema automatizado para clasificar y seleccionar paltas utilizando modelos de redes neuronales convolucionales integrados en una Raspberry Pi 4, conforme a la norma técnica peruana NTP 011.018. En la prueba final, realizada con 391 paltas, los modelos evaluados alcanzaron una precisión de 43.22 % y 46.29 %, respectivamente, y el sistema permitió automatizar la separación de los frutos en las categorías de calidad exigidas por la norma. Este ejemplo es relevante, poniendo de manifiesto que la aplicación de redes neuronales con hardware de bajo costo es técnicamente viable para la postcosecha de palta en el Perú, aunque sus resultados también evidencian que la precisión del modelo depende de la calidad y representatividad del dataset, aspecto que la presente investigación atiende mediante la curación del conjunto de datos.</w:t>
        </w:r>
      </w:ins>
    </w:p>
    <w:p w14:paraId="0A590EF0" w14:textId="77777777" w:rsidR="007C34DE" w:rsidRDefault="007C34DE" w:rsidP="00AA5353">
      <w:pPr>
        <w:pStyle w:val="APA7"/>
      </w:pPr>
      <w:r>
        <w:t>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14:paraId="086617C5" w14:textId="77777777" w:rsidR="007C34DE" w:rsidRDefault="007C34DE" w:rsidP="00AA5353">
      <w:pPr>
        <w:pStyle w:val="APA7"/>
      </w:pPr>
      <w:del w:id="9015" w:author="Revision Claude" w:date="2026-10-19T00:00:00Z">
        <w:r>
          <w:delText xml:space="preserve">Por su parte, Capcha Collazos et al. (2023) argumentaron un análisis para desarrollar y evaluar un sistema de visión computacional basado en la arquitectura de aprendizaje profundo ResNet-50 para detectar e identificar la presencia de la plaga Tetranychus urticae (arañita roja) en los cultivos de palta Hass. Los resultados del estudio muestran que el modelo entrenado con imágenes fotográficas adquiridas en campo alcanzó niveles de precisión superiores al 90%, logrando discriminar con éxito entre el follaje sano y las hojas afectadas por la plaga bajo diferentes condiciones de </w:delText>
          <w:lastRenderedPageBreak/>
          <w:delText>entorno. Este antecedente es oportuno para el presente estudio, puesto que establece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delText>
        </w:r>
      </w:del>
      <w:ins w:id="9016" w:author="Revision Claude" w:date="2026-10-19T00:00:00Z">
        <w:r>
          <w:t xml:space="preserve">Por su parte, Capcha Collazos et al. (2025) desarrollaron y evaluaron un sistema de visión computacional basado en la arquitectura de aprendizaje profundo ResNet-50 para identificar la presencia de la plaga Tetranychus urticae (arañita roja) en hojas de palta Hass. El modelo fue entrenado con un dataset propio de 900 imágenes balanceadas (450 de hojas sanas y 450 de hojas infestadas), capturadas en Canta, Lima, bajo condiciones de iluminación controlada, y alcanzó una exactitud (accuracy) del 96.0 %, un recall de 97.96 % y un área bajo la curva ROC de 1.00. No obstante, los propios autores advierten que estos resultados se obtuvieron en condiciones controladas y que es necesaria una validación con datos de campo para evaluar su capacidad de generalización. Este antecedente es oportuno para el presente estudio, puesto que confirma la eficacia del aprendizaje profundo para el diagnóstico temprano de anomalías en la palta Hass y, a la vez, justifica la necesidad de evaluar el sistema propuesto con imágenes capturadas directamente en el campo.</w:t>
        </w:r>
      </w:ins>
    </w:p>
    <w:p w14:paraId="22F3C266" w14:textId="77777777" w:rsidR="007C34DE" w:rsidRDefault="007C34DE" w:rsidP="00DB2725">
      <w:pPr>
        <w:pStyle w:val="APA7"/>
      </w:pPr>
      <w:r>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w:t>
      </w:r>
      <w:del w:id="9017" w:author="Revision Claude" w:date="2026-10-19T00:00:00Z">
        <w:r>
          <w:delText xml:space="preserve">con un alto porcentaje de exactitud</w:delText>
        </w:r>
      </w:del>
      <w:ins w:id="9018" w:author="Revision Claude" w:date="2026-10-19T00:00:00Z">
        <w:r>
          <w:t xml:space="preserve">con una precisión de entre el 92 % y el 95 %</w:t>
        </w:r>
      </w:ins>
      <w:r>
        <w:t xml:space="preserve">, superando las limitaciones y demoras del diagnóstico visual tradicional en campo. Este antecedente da soporte a la presente investigación en el sentido que el uso del deep learning es una herramienta tecnológica altamente eficaz y adaptable para la supervisión agrícola en el Perú, permitiendo una detección temprana que ayuda a los agricultores a tomar medidas correctivas oportunas y evitar pérdidas masivas en la producción.</w:t>
      </w:r>
    </w:p>
    <w:p w14:paraId="26C1F949" w14:textId="288E755E" w:rsidR="007C34DE" w:rsidRDefault="007C34DE" w:rsidP="00DB2725">
      <w:pPr>
        <w:pStyle w:val="APA7"/>
      </w:pPr>
      <w:r>
        <w:t xml:space="preserve">Finalmente, Acuña Chumpitazi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w:t>
        <w:lastRenderedPageBreak/>
        <w:t>agro representa una solución de ingeniería innovadora y escalable, optimizando radicalmente el monitoreo sanitario y sentando un precedente para la automatización de fundos a nivel nacional.</w:t>
      </w:r>
    </w:p>
    <w:p>
      <w:pPr>
        <w:pStyle w:val="APA7"/>
        <w:rPr>
          <w:ins w:id="9019" w:author="Revision Claude" w:date="2026-10-19T00:00:00Z"/>
        </w:rPr>
      </w:pPr>
      <w:ins w:id="9020" w:author="Revision Claude" w:date="2026-10-19T00:00:00Z">
        <w:r>
          <w:t xml:space="preserve">A nivel regional, Blas Lozano et al. (2025) implementaron un sistema de visión artificial para la detección oportuna de plagas en plantaciones de tomate. El algoritmo logró procesar y clasificar el estado fitosanitario de las hojas con un alto grado de precisión, reduciendo el tiempo de evaluación en comparación con el escrutinio manual del personal. Este antecedente respalda la presente investigación, al evidenciar que la visión artificial constituye una herramienta de apoyo efectiva para optimizar las decisiones agronómicas en la región.</w:t>
        </w:r>
      </w:ins>
    </w:p>
    <w:p>
      <w:pPr>
        <w:pStyle w:val="APA7"/>
        <w:rPr>
          <w:ins w:id="9021" w:author="Revision Claude" w:date="2026-10-19T00:00:00Z"/>
        </w:rPr>
      </w:pPr>
      <w:ins w:id="9022" w:author="Revision Claude" w:date="2026-10-19T00:00:00Z">
        <w:r>
          <w:t xml:space="preserve">Asimismo, León León et al. (2020) evaluaron el manejo de un sistema de visión artificial integrado a un dron para la detección de daños causados por plagas en el cultivo de palta. El procesamiento de las imágenes aéreas permitió mapear el campo e identificar las áreas afectadas del follaje en un menor tiempo operativo frente a los métodos convencionales. Este antecedente resulta pertinente, pues demuestra que la combinación de captura de imágenes y algoritmos de visión artificial representa una alternativa superior al monitoreo tradicional en cultivos de palta.</w:t>
        </w:r>
      </w:ins>
    </w:p>
    <w:p>
      <w:pPr>
        <w:pStyle w:val="APA7"/>
        <w:rPr>
          <w:ins w:id="9023" w:author="Revision Claude" w:date="2026-10-19T00:00:00Z"/>
        </w:rPr>
      </w:pPr>
      <w:ins w:id="9024" w:author="Revision Claude" w:date="2026-10-19T00:00:00Z">
        <w:r>
          <w:t xml:space="preserve">Finalmente, Campos Paredes (2025) describió y evaluó las técnicas de manejo productivo y agronómico del cultivo de palto variedad Hass en el valle de Chao, región La Libertad. Sus resultados evidenciaron que la rentabilidad y calidad final de la cosecha dependen del control continuo de los factores productivos en campo, y que las labores manuales de monitoreo fenológico y fitosanitario presentan grandes desafíos operativos debido a la extensión de las áreas cultivadas. Este antecedente es clave para la presente investigación, al situarse en la misma localidad de estudio y confirmar la necesidad de integrar tecnologías que faciliten el control masivo y la evaluación de los fundos palteros.</w:t>
        </w:r>
      </w:ins>
    </w:p>
    <w:p w14:paraId="4A11816B" w14:textId="3DEB3E72" w:rsidR="007C34DE" w:rsidRDefault="007C34DE" w:rsidP="00DB2725">
      <w:pPr>
        <w:pStyle w:val="APA7"/>
      </w:pPr>
      <w:r>
        <w:t>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Pr>
          <w:b/>
          <w:bCs/>
        </w:rPr>
        <w:t>Bases teóricas</w:t>
      </w:r>
      <w:bookmarkEnd w:id="19"/>
    </w:p>
    <w:bookmarkEnd w:id="20"/>
    <w:bookmarkEnd w:id="21"/>
    <w:bookmarkEnd w:id="22"/>
    <w:bookmarkEnd w:id="23"/>
    <w:bookmarkEnd w:id="24"/>
    <w:p w14:paraId="45477119" w14:textId="77777777" w:rsidR="003F79E7" w:rsidRDefault="003F79E7" w:rsidP="00AA5353">
      <w:pPr>
        <w:pStyle w:val="APA7"/>
      </w:pPr>
      <w:r>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pPr>
        <w:pStyle w:val="APA7"/>
        <w:rPr>
          <w:ins w:id="9025" w:author="Revision Claude" w:date="2026-10-19T00:00:00Z"/>
        </w:rPr>
      </w:pPr>
      <w:ins w:id="9026" w:author="Revision Claude" w:date="2026-10-19T00:00:00Z">
        <w:r>
          <w:t xml:space="preserve">Por su parte, en el contexto agroindustrial nacional, Narciso Horna y Manzano Ramos (2021) validaron un sistema de visión artificial basado en redes neuronales convolucionales para la selección de arándanos según estándares de exportación, demostrando que estos enfoques reducen la subjetividad del escrutinio humano. Esta aproximación se fundamenta en lo planteado por Wan y Goudos (2020), quienes determinaron que los esquemas basados en redes convolucionales regionales, acoplados a sistemas de visión robótica, permiten ejecutar detecciones multiclase de frutos en entornos agrícolas reales.</w:t>
        </w:r>
      </w:ins>
    </w:p>
    <w:p w14:paraId="7CC96BF7" w14:textId="65D9BF01" w:rsidR="00AA5353" w:rsidRDefault="003F79E7" w:rsidP="00AA5353">
      <w:pPr>
        <w:pStyle w:val="APA7"/>
      </w:pPr>
      <w:r>
        <w:t xml:space="preserve">Con respecto al aprendizaje profundo (Deep Learning), según Aboelenin et al. (2025) mencionan que constituye un enfoque basado en arquitecturas de redes neuronales artificiales de múltiples capas, capaces de extraer automáticamente características complejas a partir de grandes cantidades de datos e imágenes digitales. 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pPr>
        <w:pStyle w:val="APA7"/>
        <w:rPr>
          <w:ins w:id="9027" w:author="Revision Claude" w:date="2026-10-19T00:00:00Z"/>
        </w:rPr>
      </w:pPr>
      <w:ins w:id="9028" w:author="Revision Claude" w:date="2026-10-19T00:00:00Z">
        <w:r>
          <w:t xml:space="preserve">Asimismo, Abouelmagd et al. (2024) demostraron que las redes de cápsulas optimizadas preservan propiedades como la posición relativa, la rotación y la escala de las manchas patológicas sobre la hoja, disminuyendo el riesgo de sobreajuste, mientras que Nawaz et al. (2022) evidenciaron que las técnicas de localización y clasificación profunda permiten aislar variaciones morfológicas sutiles causadas por agentes patógenos. En la misma línea, Liu et al. (2018) demostraron que las arquitecturas convolucionales profundas optimizan la extracción de características de las lesiones foliares. La vigencia de este enfoque se confirma en estudios recientes sobre enfermedades foliares de diversos cultivos, que comparan y combinan arquitecturas de aprendizaje profundo y aprendizaje automático (Bansal et al., 2026; Ghosh et al., 2025; Kim &amp; Seo, 2025; Mahapatra et al., 2026; Osmenaj et al., 2025; Sujatha et al., 2025).</w:t>
        </w:r>
      </w:ins>
    </w:p>
    <w:p>
      <w:pPr>
        <w:pStyle w:val="APA7"/>
        <w:rPr>
          <w:ins w:id="9029" w:author="Revision Claude" w:date="2026-10-19T00:00:00Z"/>
        </w:rPr>
      </w:pPr>
      <w:commentRangeStart w:id="4"/>
      <w:ins w:id="9030" w:author="Revision Claude" w:date="2026-10-19T00:00:00Z">
        <w:r>
          <w:t xml:space="preserve">Respecto a la detección de objetos y la arquitectura YOLO, según Redmon et al. (2016), la detección de objetos consiste en localizar mediante cajas delimitadoras (bounding boxes) y clasificar simultáneamente los objetos presentes en una imagen. La arquitectura YOLO (You Only Look Once) aborda esta tarea como un único problema de regresión, prediciendo en una sola pasada de la red las coordenadas de las cajas y las probabilidades de cada clase, lo que la hace adecuada para aplicaciones en tiempo real. Su evolución ha dado lugar a versiones como YOLO11, desarrollada por Ultralytics, que integra mejoras en la extracción de características y ofrece modelos de distintos tamaños según los recursos de cómputo disponibles (Jocher &amp; Qiu, 2024). En la agricultura, Wang y He (2021) demostraron que los modelos de la familia YOLO son precisos y computacionalmente eficientes para detectar objetivos biológicos en entornos no controlados.</w:t>
        </w:r>
      </w:ins>
      <w:commentRangeEnd w:id="4"/>
      <w:r>
        <w:commentReference w:id="4"/>
      </w:r>
    </w:p>
    <w:p>
      <w:pPr>
        <w:pStyle w:val="APA7"/>
        <w:rPr>
          <w:ins w:id="9031" w:author="Revision Claude" w:date="2026-10-19T00:00:00Z"/>
        </w:rPr>
      </w:pPr>
      <w:ins w:id="9032" w:author="Revision Claude" w:date="2026-10-19T00:00:00Z">
        <w:r>
          <w:t xml:space="preserve">En cuanto a las métricas de evaluación de los detectores, según Padilla et al. (2020), el desempeño de un modelo de detección se evalúa a partir de la intersección sobre la unión (IoU), que mide el grado de superposición entre la caja predicha y la caja real; con base en un umbral de IoU, cada detección se considera verdadera positiva o falsa positiva. A partir de ello se calculan la precisión (proporción de detecciones correctas), el recall o sensibilidad (proporción de objetos reales detectados) y el F1-score (media armónica de ambas). La precisión promedio (AP) resume la curva precisión-recall de cada clase, y su promedio entre clases constituye la mAP (mean Average Precision), reportada habitualmente con un umbral de IoU de 0.50 (mAP50) y como promedio entre umbrales de 0.50 a 0.95 (mAP50-95).</w:t>
        </w:r>
      </w:ins>
    </w:p>
    <w:p w14:paraId="563FD824" w14:textId="77777777" w:rsidR="00AA5353" w:rsidRDefault="00AA5353" w:rsidP="00AA5353">
      <w:pPr>
        <w:pStyle w:val="APA7"/>
      </w:pPr>
    </w:p>
    <w:p w14:paraId="2C407D25" w14:textId="6A09FDA2" w:rsidR="00AA5353" w:rsidRDefault="003F79E7" w:rsidP="00AA5353">
      <w:pPr>
        <w:pStyle w:val="APA7"/>
      </w:pPr>
      <w:r>
        <w:t xml:space="preserve">Sobre el dataset fitosanitario, según </w:t>
      </w:r>
      <w:del w:id="9033" w:author="Revision Claude" w:date="2026-10-19T00:00:00Z">
        <w:r>
          <w:delText xml:space="preserve">Capcha-Collazos et al. (2025)</w:delText>
        </w:r>
      </w:del>
      <w:ins w:id="9034" w:author="Revision Claude" w:date="2026-10-19T00:00:00Z">
        <w:r>
          <w:t xml:space="preserve">Capcha Collazos et al. (2025)</w:t>
        </w:r>
      </w:ins>
      <w:r>
        <w:t xml:space="preserve"> mencionan que la recopilación y estructuración de datos constituye un componente fundamental para el entrenamiento de modelos predictivos orientados al diagnóstico de enfermedades y plagas agrícolas. Por otra parte, de acuerdo con los autores definen que un dataset fitosanitario está conformado por un conjunto de imágenes digitales previamente organizadas y etiquetadas de acuerdo con las diferentes clases de salud o enfermedad presentes en los especímenes analizados. Además, afirman que el adecuado balance entre las clases y la diversidad de las imágenes capturadas son factores determinantes para mejorar la capacidad de generalización del algoritmo y favorecer su desempeño en escenarios agrícolas reales.</w:t>
      </w:r>
    </w:p>
    <w:p w14:paraId="6CEA37F1" w14:textId="77777777" w:rsidR="003F79E7" w:rsidRDefault="003F79E7" w:rsidP="00AA5353">
      <w:pPr>
        <w:pStyle w:val="APA7"/>
      </w:pPr>
      <w:del w:id="9035" w:author="Revision Claude" w:date="2026-10-19T00:00:00Z">
        <w:r>
          <w:delText xml:space="preserve">Sobre el cultivo de palta (Persea americana Mill.), según Capcha-Collazos et al. (2025) mencionan que el cultivo de aguacate constituye una actividad agroindustrial de importancia, aunque durante su desarrollo se encuentra expuesto a diversos agentes patógenos e insectos plaga que pueden afectar la estructura de las hojas y frutos y, consecuentemente, su calidad comercial. De acuerdo con los autores mencionan que las afecciones fitosanitarias pueden producir alteraciones cromáticas y lesiones necróticas en los tejidos vegetales, afectando el desarrollo normal de la planta. A su vez, declaran que entre las principales amenazas para el aguacate Hass se encuentran los daños mecánicos, las virosis y los ataques de determinados insectos y ácaros, destacando la presencia de Tetranychus urticae, conocida como arañita roja, debido a las consecuencias económicas que puede generar cuando no es detectada oportunamente.</w:delText>
        </w:r>
      </w:del>
      <w:ins w:id="9036" w:author="Revision Claude" w:date="2026-10-19T00:00:00Z">
        <w:r>
          <w:t xml:space="preserve">Sobre el cultivo de palta (Persea americana Mill.), según Arévalo y Bonilla (2025), el aguacate variedad Hass es altamente vulnerable a diversas plagas y enfermedades que afectan principalmente el follaje y el fruto, entre ellas la antracnosis, los trips, los barrenadores y los ácaros, cuyo daño altera los tejidos de la planta y merma la calidad comercial del producto. Asimismo, Capcha Collazos et al. (2025) destacan la presencia de Tetranychus urticae, conocida como arañita roja, como una de las plagas que afectan las hojas de la palta Hass y cuya detección oportuna resulta necesaria para aplicar medidas de control. Por su parte, Campos-Ferreira y González-Camacho (2021) señalan que el fruto de aguacate en postcosecha es susceptible a hongos fitopatógenos que reducen su calidad, lo que genera pérdidas económicas para el productor.</w:t>
        </w:r>
      </w:ins>
    </w:p>
    <w:p w14:paraId="16737A8D" w14:textId="77777777" w:rsidR="003F79E7" w:rsidRDefault="003F79E7" w:rsidP="00AA5353">
      <w:pPr>
        <w:pStyle w:val="APA7"/>
      </w:pPr>
      <w:r>
        <w:t xml:space="preserve">Con respecto sobre la sintomatología de plagas y enfermedades en el aguacate Hass, Arévalo y Bonilla (2025) mencionan que la identificación de afecciones fitosanitarias se ha desarrollado a partir de la observación de características presentes en </w:t>
        <w:lastRenderedPageBreak/>
        <w:t xml:space="preserve">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trips,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7777777" w:rsidR="003F79E7" w:rsidRDefault="003F79E7" w:rsidP="00AA5353">
      <w:pPr>
        <w:pStyle w:val="APA7"/>
      </w:pPr>
      <w:del w:id="9037" w:author="Revision Claude" w:date="2026-10-19T00:00:00Z">
        <w:r>
          <w:delText>Según Campos-Ferreira y González-Camacho (2021) el estrés biótico foliar se refiere a una condición que se relaciona con alteraciones nutricionales y estructurales que afectan el desarrollo normal de las plantas, generando modificaciones visibles y microscópicas en sus diferentes tejidos. Además, los autores mencionan que el estrés biótico foliar se refiere a las alteraciones del tejido foliar que pueden estar relacionadas con procesos patógenos y otros factores que afectan la capacidad de la planta para absorber y procesar adecuadamente los nutrientes. Por otra parte, mencionan que estas condiciones pueden manifestarse mediante síntomas visibles como la clorosis y la pérdida prematura de hojas, afectando la capacidad fotosintética de la planta y, en consecuencia, su desarrollo y productividad.</w:delText>
        </w:r>
      </w:del>
      <w:ins w:id="9038" w:author="Revision Claude" w:date="2026-10-19T00:00:00Z">
        <w:r>
          <w:t xml:space="preserve">Respecto al estrés biótico foliar, según Zhao et al. (2025), las enfermedades de las plantas causan daño directo a los tejidos vegetales mediante el parasitismo, la absorción de nutrientes y la destrucción de la estructura celular, lo que se manifiesta en síntomas visibles como manchas foliares, pudriciones y deformaciones del fruto. A esta condición, originada por organismos vivos como hongos, bacterias, virus, insectos y ácaros, se le denomina estrés biótico, y se diferencia del estrés abiótico, provocado por factores no vivos como el déficit hídrico o las deficiencias nutricionales. Esta distinción es relevante para la presente investigación, debido a que el sistema de visión computacional debe reconocer tanto síntomas de origen biótico (antracnosis y daño por plagas) como de origen abiótico (deficiencia nutricional), cuyos patrones visuales, como la clorosis y la necrosis, pueden presentarse de forma similar en el follaje.</w:t>
        </w:r>
      </w:ins>
    </w:p>
    <w:p w14:paraId="10DBC264" w14:textId="77777777" w:rsidR="003F79E7" w:rsidRDefault="003F79E7" w:rsidP="00AA5353">
      <w:pPr>
        <w:pStyle w:val="APA7"/>
      </w:pPr>
      <w:commentRangeStart w:id="0"/>
      <w:r>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w:t>
        <w:lastRenderedPageBreak/>
        <w:t xml:space="preserve">manejo fitosanitario. Así mismo, mencionan que en el contexto de la agricultura de precisión, estas actividades pueden complementarse con herramientas tecnológicas que permitan automatizar la inspección y facilitar la toma de decisiones relacionadas con el control de plagas y enfermedades.</w:t>
      </w:r>
      <w:commentRangeEnd w:id="0"/>
      <w:r>
        <w:commentReference w:id="0"/>
      </w:r>
    </w:p>
    <w:p w14:paraId="62E4D6AB" w14:textId="726F2BA5" w:rsidR="003F79E7" w:rsidRDefault="003F79E7" w:rsidP="00AA5353">
      <w:pPr>
        <w:pStyle w:val="APA7"/>
      </w:pPr>
      <w:r>
        <w:t xml:space="preserve">Según Alhammad et al. (2025) el control del desempeño del algoritmo representa una medida que permite evaluar la capacidad de un modelo de inteligencia artificial para detectar y clasificar determinadas condiciones a partir de imágenes 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recall y el F1-Score, las cuales permiten analizar diferentes aspectos relacionados con la capacidad predictiva del algoritmo.</w:t>
      </w:r>
    </w:p>
    <w:p w14:paraId="04C9242A" w14:textId="3D9D5463" w:rsidR="00AA5353" w:rsidRDefault="003F79E7" w:rsidP="00AA5353">
      <w:pPr>
        <w:pStyle w:val="APA7"/>
      </w:pPr>
      <w:commentRangeStart w:id="1"/>
      <w:r>
        <w:t xml:space="preserve">Según Rodríguez et al. (2018) el tiempo de detección representan un indicador relevante para evaluar la eficiencia de los procesos de inspección y atención fitosanitaria. Además, de acuerdo con los autores el análisis de los aspectos temporales son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w:t>
        <w:lastRenderedPageBreak/>
        <w:t>cuando se requiere una respuesta rápida ante la identificación de posibles focos de infección.</w:t>
      </w:r>
      <w:commentRangeEnd w:id="1"/>
      <w:r>
        <w:commentReference w:id="1"/>
      </w:r>
    </w:p>
    <w:p w14:paraId="37A4AF4B" w14:textId="5DAC54CD" w:rsidR="003F79E7" w:rsidRDefault="003F79E7" w:rsidP="00DB2725">
      <w:pPr>
        <w:pStyle w:val="APA7"/>
      </w:pPr>
      <w:commentRangeStart w:id="2"/>
      <w:bookmarkStart w:id="25" w:name="_Toc202638432"/>
      <w:bookmarkStart w:id="26" w:name="_Toc202638489"/>
      <w:bookmarkStart w:id="27" w:name="_Toc202638649"/>
      <w:bookmarkStart w:id="28" w:name="_Toc202640381"/>
      <w:bookmarkStart w:id="29" w:name="_Toc208414347"/>
      <w:bookmarkStart w:id="30" w:name="_Toc208772349"/>
      <w:r>
        <w:t xml:space="preserve">Según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que a partir de dicha información, el algoritmo procesa los datos obtenidos y establece una clasificación de la muestra de acuerdo con 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commentRangeEnd w:id="2"/>
      <w:r>
        <w:commentReference w:id="2"/>
      </w:r>
    </w:p>
    <w:p w14:paraId="45EAEC33" w14:textId="2A27102F" w:rsidR="00C73205" w:rsidRPr="00DB2725" w:rsidRDefault="00C73205" w:rsidP="00DB2725">
      <w:pPr>
        <w:pStyle w:val="APA7"/>
        <w:rPr>
          <w:b/>
          <w:bCs/>
        </w:rPr>
      </w:pPr>
      <w:r>
        <w:rPr>
          <w:b/>
          <w:bCs/>
        </w:rPr>
        <w:t>Justificación</w:t>
      </w:r>
      <w:bookmarkEnd w:id="25"/>
      <w:bookmarkEnd w:id="26"/>
      <w:bookmarkEnd w:id="27"/>
      <w:bookmarkEnd w:id="28"/>
      <w:bookmarkEnd w:id="29"/>
      <w:bookmarkEnd w:id="30"/>
    </w:p>
    <w:p w14:paraId="4F6D461F" w14:textId="67E841B5" w:rsidR="00F730FD" w:rsidRPr="00F730FD" w:rsidRDefault="00F730FD" w:rsidP="00F730FD">
      <w:pPr>
        <w:pStyle w:val="APA7"/>
      </w:pPr>
      <w:r>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756CBEFF" w:rsidR="00F730FD" w:rsidRPr="00F730FD" w:rsidRDefault="00F730FD" w:rsidP="00F730FD">
      <w:pPr>
        <w:pStyle w:val="APA7"/>
      </w:pPr>
      <w:r>
        <w:t xml:space="preserve">Desde un enfoque teórico, esta investigación busca aportar conocimiento empírico sobre la aplicación y el comportamiento de algoritmos de visión artificial, específicamente arquitecturas de aprendizaje profundo (Deep Learning), en entornos agrícolas no controlados. La investigación permitirá evaluar la capacidad de las redes neuronales convolucionales para procesar y clasificar características visuales complejas, </w:t>
      </w:r>
      <w:del w:id="9039" w:author="Revision Claude" w:date="2026-10-19T00:00:00Z">
        <w:r>
          <w:delText xml:space="preserve">como la identificación de frutos verdes sobre follaje verde</w:delText>
        </w:r>
      </w:del>
      <w:ins w:id="9040" w:author="Revision Claude" w:date="2026-10-19T00:00:00Z">
        <w:r>
          <w:t xml:space="preserve">como las lesiones, manchas y alteraciones cromáticas presentes en hojas y frutos de palta</w:t>
        </w:r>
      </w:ins>
      <w:r>
        <w:t xml:space="preserve">, considerando las condiciones naturales presentes durante la captura de imágenes. En este sentido, el estudio contribuirá a fortalecer el conocimiento relacionado con la aplicación de técnicas de inteligencia artificial en la agricultura de precisión, 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t xml:space="preserve">A nivel práctico, esta investigación se justifica porque propone una solución tecnológica orientada a optimizar el proceso de inspección y diagnóstico en los cultivos </w:t>
        <w:lastRenderedPageBreak/>
        <w:t>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t xml:space="preserve">Finalmente, desde una perspectiva metodológica, la investigación permitirá establecer un procedimiento para la aplicación y evaluación de modelos de aprendizaje profundo en condiciones agrícolas reales. Para ello, se considerará el uso de un dataset fitosanitario compuesto por imágenes representativas del cultivo y se evaluará el desempeño del algoritmo mediante métricas estandarizadas como precisión, recall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 </w:t>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Pr>
          <w:b/>
          <w:bCs/>
        </w:rPr>
        <w:t>Formulación del problema</w:t>
      </w:r>
      <w:r>
        <w:t xml:space="preserve">   </w:t>
        <w:tab/>
        <w:tab/>
        <w:tab/>
        <w:tab/>
        <w:tab/>
        <w:tab/>
      </w:r>
      <w:r>
        <w:rPr>
          <w:b/>
          <w:bCs/>
        </w:rPr>
        <w:t xml:space="preserve">Problema General</w:t>
      </w:r>
    </w:p>
    <w:p w14:paraId="1FF5F5C2" w14:textId="77777777" w:rsidR="00CA4804" w:rsidRPr="00F730FD" w:rsidRDefault="6BDEAAFC" w:rsidP="00F730FD">
      <w:pPr>
        <w:pStyle w:val="APA7"/>
      </w:pPr>
      <w:del w:id="9041" w:author="Revision Claude" w:date="2026-10-19T00:00:00Z">
        <w:r>
          <w:delText xml:space="preserve">¿De qué manera</w:delText>
        </w:r>
      </w:del>
      <w:ins w:id="9042" w:author="Revision Claude" w:date="2026-10-19T00:00:00Z">
        <w:r>
          <w:t xml:space="preserve">¿En qué medida</w:t>
        </w:r>
      </w:ins>
      <w:r>
        <w:t xml:space="preserve">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Pr>
          <w:b/>
          <w:bCs/>
        </w:rPr>
        <w:lastRenderedPageBreak/>
        <w:t>Problemas Específicos</w:t>
      </w:r>
    </w:p>
    <w:p w14:paraId="5CAC2CFB" w14:textId="77777777" w:rsidR="00CA4804" w:rsidRPr="00F730FD" w:rsidRDefault="6BDEAAFC" w:rsidP="00F730FD">
      <w:pPr>
        <w:pStyle w:val="APA7"/>
      </w:pPr>
      <w:del w:id="9043" w:author="Revision Claude" w:date="2026-10-19T00:00:00Z">
        <w:r>
          <w:delText xml:space="preserve">¿De qué manera</w:delText>
        </w:r>
      </w:del>
      <w:ins w:id="9044" w:author="Revision Claude" w:date="2026-10-19T00:00:00Z">
        <w:r>
          <w:t xml:space="preserve">¿En qué medida</w:t>
        </w:r>
      </w:ins>
      <w:r>
        <w:t xml:space="preserve"> la implementación de un sistema de visión computacional mejora la precisión en el diagnóstico fitosanitario de la palta Hass en la localidad de Chao, provincia de Virú, región La Libertad, 2026?</w:t>
      </w:r>
    </w:p>
    <w:p w14:paraId="02842402" w14:textId="77777777" w:rsidR="00CA4804" w:rsidRPr="00F730FD" w:rsidRDefault="6BDEAAFC" w:rsidP="00F730FD">
      <w:pPr>
        <w:pStyle w:val="APA7"/>
      </w:pPr>
      <w:del w:id="9045" w:author="Revision Claude" w:date="2026-10-19T00:00:00Z">
        <w:r>
          <w:delText xml:space="preserve">¿De qué manera</w:delText>
        </w:r>
      </w:del>
      <w:ins w:id="9046" w:author="Revision Claude" w:date="2026-10-19T00:00:00Z">
        <w:r>
          <w:t xml:space="preserve">¿En qué medida</w:t>
        </w:r>
      </w:ins>
      <w:r>
        <w:t xml:space="preserve"> la implementación de un sistema de visión computacional reduce el tiempo de inspección fitosanitaria en la producción de palta Hass en la localidad de Chao, provincia de Virú, región La Libertad, 2026?</w:t>
      </w:r>
    </w:p>
    <w:p w14:paraId="271A29CD" w14:textId="77777777" w:rsidR="00CA4804" w:rsidRPr="00F730FD" w:rsidRDefault="6BDEAAFC" w:rsidP="00F730FD">
      <w:pPr>
        <w:pStyle w:val="APA7"/>
      </w:pPr>
      <w:del w:id="9047" w:author="Revision Claude" w:date="2026-10-19T00:00:00Z">
        <w:r>
          <w:delText xml:space="preserve">¿De qué manera</w:delText>
        </w:r>
      </w:del>
      <w:ins w:id="9048" w:author="Revision Claude" w:date="2026-10-19T00:00:00Z">
        <w:r>
          <w:t xml:space="preserve">¿En qué medida</w:t>
        </w:r>
      </w:ins>
      <w:r>
        <w:t xml:space="preserve">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Pr>
          <w:b/>
          <w:bCs/>
        </w:rPr>
        <w:t>Objetivos</w:t>
      </w:r>
    </w:p>
    <w:p w14:paraId="3BB4F49F" w14:textId="77777777" w:rsidR="00CA4804" w:rsidRPr="00F730FD" w:rsidRDefault="6BDEAAFC" w:rsidP="0316632A">
      <w:pPr>
        <w:pStyle w:val="APA7"/>
        <w:rPr>
          <w:b/>
          <w:bCs/>
        </w:rPr>
      </w:pPr>
      <w:r>
        <w:rPr>
          <w:b/>
          <w:bCs/>
        </w:rPr>
        <w:t xml:space="preserve"> Objetivo General</w:t>
      </w:r>
    </w:p>
    <w:p w14:paraId="13CDC858" w14:textId="3CD675A1" w:rsidR="00CA4804" w:rsidRPr="00F730FD" w:rsidRDefault="6BDEAAFC" w:rsidP="00F730FD">
      <w:pPr>
        <w:pStyle w:val="APA7"/>
      </w:pPr>
      <w:r>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Pr>
          <w:b/>
          <w:bCs/>
        </w:rPr>
        <w:t xml:space="preserve">Objetivos Específicos </w:t>
      </w:r>
    </w:p>
    <w:p w14:paraId="772D7E86" w14:textId="436F3DC0" w:rsidR="00F730FD" w:rsidRDefault="6BDEAAFC" w:rsidP="002965B6">
      <w:pPr>
        <w:widowControl/>
        <w:spacing w:before="120"/>
        <w:jc w:val="both"/>
        <w:rPr>
          <w:b/>
          <w:bCs/>
          <w:lang w:eastAsia="es-PE"/>
        </w:rPr>
      </w:pPr>
      <w:r>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bookmarkStart w:id="31" w:name="_Toc165296240"/>
      <w:bookmarkStart w:id="32" w:name="_Toc5178326"/>
      <w:bookmarkStart w:id="33" w:name="_Toc165296239"/>
      <w:bookmarkEnd w:id="17"/>
      <w:bookmarkEnd w:id="18"/>
    </w:p>
    <w:p w14:paraId="3C4CD517" w14:textId="217CEE9A" w:rsidR="00F730FD" w:rsidRDefault="00F730FD" w:rsidP="00F730FD">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Pr>
          <w:b/>
          <w:bCs/>
        </w:rPr>
        <w:lastRenderedPageBreak/>
        <w:t>Hipótesis</w:t>
      </w:r>
      <w:bookmarkEnd w:id="31"/>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Pr>
          <w:b/>
          <w:bCs/>
        </w:rPr>
        <w:t>Hipótesis General (HG)</w:t>
      </w:r>
      <w:bookmarkEnd w:id="34"/>
      <w:bookmarkEnd w:id="35"/>
      <w:bookmarkEnd w:id="36"/>
      <w:bookmarkEnd w:id="37"/>
      <w:bookmarkEnd w:id="38"/>
      <w:bookmarkEnd w:id="39"/>
      <w:r>
        <w:rPr>
          <w:b/>
          <w:bCs/>
        </w:rPr>
        <w:t> </w:t>
      </w:r>
    </w:p>
    <w:p w14:paraId="1B449FCF" w14:textId="77777777" w:rsidR="00F730FD" w:rsidRDefault="00F730FD" w:rsidP="00DB2725">
      <w:pPr>
        <w:pStyle w:val="APA7"/>
      </w:pPr>
      <w:commentRangeStart w:id="5"/>
      <w:bookmarkStart w:id="40" w:name="_Toc202638430"/>
      <w:bookmarkStart w:id="41" w:name="_Toc202638487"/>
      <w:bookmarkStart w:id="42" w:name="_Toc202638647"/>
      <w:bookmarkStart w:id="43" w:name="_Toc202640379"/>
      <w:bookmarkStart w:id="44" w:name="_Toc208414349"/>
      <w:bookmarkStart w:id="45" w:name="_Toc208772351"/>
      <w:r>
        <w:t xml:space="preserve">La implementación de un sistema de visión computacional optimiza significativamente la producción de palta Hass en la localidad de Chao, provincia de Virú, región La Libertad, 2026 </w:t>
      </w:r>
      <w:commentRangeEnd w:id="5"/>
      <w:r>
        <w:commentReference w:id="5"/>
      </w:r>
    </w:p>
    <w:p w14:paraId="5174528E" w14:textId="4DD2639F" w:rsidR="004C5154" w:rsidRPr="00DB2725" w:rsidRDefault="004C5154" w:rsidP="00DB2725">
      <w:pPr>
        <w:pStyle w:val="APA7"/>
        <w:rPr>
          <w:b/>
          <w:bCs/>
        </w:rPr>
      </w:pPr>
      <w:r>
        <w:rPr>
          <w:b/>
          <w:bCs/>
        </w:rPr>
        <w:t>Hipótesis Específicas (HE)</w:t>
      </w:r>
      <w:bookmarkEnd w:id="40"/>
      <w:bookmarkEnd w:id="41"/>
      <w:bookmarkEnd w:id="42"/>
      <w:bookmarkEnd w:id="43"/>
      <w:bookmarkEnd w:id="44"/>
      <w:bookmarkEnd w:id="45"/>
    </w:p>
    <w:p w14:paraId="7AC0AAD8" w14:textId="77777777" w:rsidR="00F730FD" w:rsidRDefault="00F730FD" w:rsidP="00DB2725">
      <w:pPr>
        <w:pStyle w:val="APA7"/>
      </w:pPr>
      <w:r>
        <w:t xml:space="preserve">La implementación de un sistema de visión computacional mejora significativamente la precisión en el diagnóstico fitosanitario </w:t>
      </w:r>
      <w:del w:id="9091" w:author="Revision Claude" w:date="2026-10-19T00:00:00Z">
        <w:r>
          <w:delText xml:space="preserve">de la palta Hass en la localidad</w:delText>
        </w:r>
      </w:del>
      <w:ins w:id="9092" w:author="Revision Claude" w:date="2026-10-19T00:00:00Z">
        <w:r>
          <w:t xml:space="preserve">de la palta Hass, alcanzando un desempeño del modelo igual o superior al 70 % en mAP50, en la localidad</w:t>
        </w:r>
      </w:ins>
      <w:r>
        <w:t xml:space="preserve"> de Chao, provincia de Virú, región La Libertad, 2026. </w:t>
      </w:r>
    </w:p>
    <w:p w14:paraId="748FAD7E" w14:textId="77777777" w:rsidR="00F730FD" w:rsidRDefault="00F730FD" w:rsidP="00DB2725">
      <w:pPr>
        <w:pStyle w:val="APA7"/>
      </w:pPr>
      <w:r>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2"/>
      <w:bookmarkEnd w:id="33"/>
      <w:r>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Pr>
          <w:b/>
          <w:bCs/>
        </w:rPr>
        <w:t>Enfoque de estudio</w:t>
      </w:r>
      <w:bookmarkEnd w:id="49"/>
      <w:bookmarkEnd w:id="50"/>
      <w:bookmarkEnd w:id="51"/>
      <w:bookmarkEnd w:id="52"/>
      <w:bookmarkEnd w:id="53"/>
      <w:bookmarkEnd w:id="54"/>
    </w:p>
    <w:p w14:paraId="06CC4CFC" w14:textId="77777777" w:rsidR="003F79E7" w:rsidRDefault="003F79E7" w:rsidP="00DB2725">
      <w:pPr>
        <w:pStyle w:val="APA7"/>
        <w:rPr>
          <w:rFonts w:cs="Times New Roman"/>
          <w:color w:val="000000" w:themeColor="text1"/>
          <w:szCs w:val="24"/>
          <w:lang w:eastAsia="en-US"/>
        </w:rPr>
      </w:pPr>
      <w:bookmarkStart w:id="55" w:name="_Toc202638435"/>
      <w:bookmarkStart w:id="56" w:name="_Toc202638492"/>
      <w:bookmarkStart w:id="57" w:name="_Toc202638652"/>
      <w:bookmarkStart w:id="58" w:name="_Toc202640384"/>
      <w:bookmarkStart w:id="59" w:name="_Toc208414352"/>
      <w:bookmarkStart w:id="60" w:name="_Toc208772354"/>
      <w:r>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Pr>
          <w:b/>
          <w:bCs/>
        </w:rPr>
        <w:t>Tipo de estudio</w:t>
      </w:r>
      <w:bookmarkEnd w:id="55"/>
      <w:bookmarkEnd w:id="56"/>
      <w:bookmarkEnd w:id="57"/>
      <w:bookmarkEnd w:id="58"/>
      <w:bookmarkEnd w:id="59"/>
      <w:bookmarkEnd w:id="60"/>
    </w:p>
    <w:p w14:paraId="63B51517" w14:textId="2B373DCA" w:rsidR="00514201" w:rsidRPr="000A1859" w:rsidRDefault="003F79E7" w:rsidP="00514201">
      <w:pPr>
        <w:spacing w:before="0" w:after="120" w:line="480" w:lineRule="auto"/>
        <w:ind w:firstLine="697"/>
        <w:rPr>
          <w:rFonts w:cs="Times New Roman"/>
        </w:rPr>
      </w:pPr>
      <w:bookmarkStart w:id="61" w:name="_Toc202638436"/>
      <w:bookmarkStart w:id="62" w:name="_Toc202638493"/>
      <w:bookmarkStart w:id="63" w:name="_Toc202638653"/>
      <w:bookmarkStart w:id="64" w:name="_Toc202640385"/>
      <w:bookmarkStart w:id="65" w:name="_Toc208414353"/>
      <w:bookmarkStart w:id="66" w:name="_Toc208772355"/>
      <w:r>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p>
    <w:p w14:paraId="0BACE671" w14:textId="77777777" w:rsidR="00B31EC9" w:rsidRPr="00DB2725" w:rsidRDefault="00B31EC9" w:rsidP="00DB2725">
      <w:pPr>
        <w:pStyle w:val="APA7"/>
        <w:rPr>
          <w:b/>
          <w:bCs/>
        </w:rPr>
      </w:pPr>
      <w:r>
        <w:rPr>
          <w:b/>
          <w:bCs/>
        </w:rPr>
        <w:t>Nivel de investigación</w:t>
      </w:r>
      <w:bookmarkEnd w:id="61"/>
      <w:bookmarkEnd w:id="62"/>
      <w:bookmarkEnd w:id="63"/>
      <w:bookmarkEnd w:id="64"/>
      <w:bookmarkEnd w:id="65"/>
      <w:bookmarkEnd w:id="66"/>
    </w:p>
    <w:p w14:paraId="75FADA8B" w14:textId="54C5F895" w:rsidR="00100E8A" w:rsidRPr="000A1859" w:rsidRDefault="003F79E7" w:rsidP="00100E8A">
      <w:pPr>
        <w:spacing w:before="0" w:after="120" w:line="480" w:lineRule="auto"/>
        <w:ind w:firstLine="697"/>
        <w:rPr>
          <w:rFonts w:cs="Times New Roman"/>
        </w:rPr>
      </w:pPr>
      <w:bookmarkStart w:id="67" w:name="_Toc202638437"/>
      <w:bookmarkStart w:id="68" w:name="_Toc202638494"/>
      <w:bookmarkStart w:id="69" w:name="_Toc202638654"/>
      <w:bookmarkStart w:id="70" w:name="_Toc202640386"/>
      <w:bookmarkStart w:id="71" w:name="_Toc208414354"/>
      <w:bookmarkStart w:id="72" w:name="_Toc208772356"/>
      <w:r>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p>
    <w:p w14:paraId="7B4B02FC" w14:textId="77777777" w:rsidR="00B16799" w:rsidRPr="00DB2725" w:rsidRDefault="00B16799" w:rsidP="00DB2725">
      <w:pPr>
        <w:pStyle w:val="APA7"/>
        <w:rPr>
          <w:b/>
          <w:bCs/>
        </w:rPr>
      </w:pPr>
      <w:r>
        <w:rPr>
          <w:b/>
          <w:bCs/>
        </w:rPr>
        <w:t>Diseño de investigación</w:t>
      </w:r>
      <w:bookmarkEnd w:id="67"/>
      <w:bookmarkEnd w:id="68"/>
      <w:bookmarkEnd w:id="69"/>
      <w:bookmarkEnd w:id="70"/>
      <w:bookmarkEnd w:id="71"/>
      <w:bookmarkEnd w:id="72"/>
    </w:p>
    <w:p w14:paraId="1CDD3CB1" w14:textId="5BE3DFD9" w:rsidR="00846D7B" w:rsidRPr="000A1859" w:rsidRDefault="003F79E7" w:rsidP="00846D7B">
      <w:pPr>
        <w:spacing w:before="0" w:after="120" w:line="480" w:lineRule="auto"/>
        <w:ind w:firstLine="697"/>
        <w:rPr>
          <w:rFonts w:cs="Times New Roman"/>
        </w:rPr>
      </w:pPr>
      <w:bookmarkStart w:id="73" w:name="_Toc202638438"/>
      <w:bookmarkStart w:id="74" w:name="_Toc202638495"/>
      <w:bookmarkStart w:id="75" w:name="_Toc202638655"/>
      <w:bookmarkStart w:id="76" w:name="_Toc202640387"/>
      <w:bookmarkStart w:id="77" w:name="_Toc208414355"/>
      <w:bookmarkStart w:id="78" w:name="_Toc208772357"/>
      <w:r>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Pr>
          <w:b/>
          <w:bCs/>
        </w:rPr>
        <w:t>Alcance de la investigación</w:t>
      </w:r>
      <w:bookmarkEnd w:id="73"/>
      <w:bookmarkEnd w:id="74"/>
      <w:bookmarkEnd w:id="75"/>
      <w:bookmarkEnd w:id="76"/>
      <w:bookmarkEnd w:id="77"/>
      <w:bookmarkEnd w:id="78"/>
    </w:p>
    <w:p w14:paraId="2D4AA227" w14:textId="0C5E5CC2" w:rsidR="00E153CC" w:rsidRDefault="003F79E7" w:rsidP="00E153CC">
      <w:pPr>
        <w:spacing w:before="0" w:after="120" w:line="480" w:lineRule="auto"/>
        <w:ind w:firstLine="697"/>
        <w:rPr>
          <w:rFonts w:cs="Times New Roman"/>
        </w:rPr>
      </w:pPr>
      <w:bookmarkStart w:id="79" w:name="_Hlk239074259"/>
      <w:r>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bookmarkStart w:id="80" w:name="_Toc202639891"/>
      <w:bookmarkStart w:id="81" w:name="_Toc202640396"/>
      <w:bookmarkEnd w:id="79"/>
    </w:p>
    <w:p w14:paraId="233B7B26" w14:textId="77777777" w:rsidR="00E153CC" w:rsidRPr="000A1859" w:rsidRDefault="00E153CC" w:rsidP="00E153CC">
      <w:pPr>
        <w:spacing w:before="0" w:after="120" w:line="480" w:lineRule="auto"/>
        <w:ind w:firstLine="697"/>
        <w:rPr>
          <w:rFonts w:cs="Times New Roman"/>
        </w:rPr>
      </w:pPr>
      <w:r>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2" w:name="_Toc208445310"/>
      <w:bookmarkStart w:id="83" w:name="_Toc208772791"/>
      <w:bookmarkStart w:id="84" w:name="_Toc208773540"/>
      <w:bookmarkStart w:id="85" w:name="_Toc210202242"/>
      <w:bookmarkStart w:id="86" w:name="_Toc211800012"/>
      <w:bookmarkStart w:id="87" w:name="_Toc212194676"/>
      <w:bookmarkStart w:id="88" w:name="_Toc215122743"/>
      <w:bookmarkStart w:id="89" w:name="_Toc215122788"/>
      <w:bookmarkStart w:id="90" w:name="_Toc215124701"/>
      <w:bookmarkStart w:id="91" w:name="_Toc215131966"/>
      <w:bookmarkEnd w:id="80"/>
      <w:bookmarkEnd w:id="81"/>
      <w:r>
        <w:lastRenderedPageBreak/>
        <w:t xml:space="preserve">Figura </w:t>
        <w:fldChar w:fldCharType="begin"/>
        <w:instrText xml:space="preserve"> SEQ Figura \* ARABIC </w:instrText>
        <w:fldChar w:fldCharType="separate"/>
      </w:r>
      <w:r>
        <w:rPr>
          <w:noProof/>
        </w:rPr>
        <w:t>1</w:t>
        <w:fldChar w:fldCharType="end"/>
      </w:r>
      <w:r>
        <w:br/>
      </w:r>
      <w:r>
        <w:rPr>
          <w:b w:val="0"/>
          <w:bCs w:val="0"/>
          <w:i/>
          <w:iCs/>
        </w:rPr>
        <w:t>Diagrama del diseño metodológico del estudio</w:t>
      </w:r>
      <w:bookmarkEnd w:id="82"/>
      <w:bookmarkEnd w:id="83"/>
      <w:bookmarkEnd w:id="84"/>
      <w:bookmarkEnd w:id="85"/>
      <w:bookmarkEnd w:id="86"/>
      <w:bookmarkEnd w:id="87"/>
      <w:bookmarkEnd w:id="88"/>
      <w:bookmarkEnd w:id="89"/>
      <w:bookmarkEnd w:id="90"/>
      <w:bookmarkEnd w:id="91"/>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Análisis documental y recopilación digital (datasets)</w:t>
            </w:r>
          </w:p>
          <w:p w14:paraId="0C1B85E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Fichaje tecnológico e inspección de campo</w:t>
            </w:r>
          </w:p>
          <w:p w14:paraId="16EC8C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Entrevista agropecuaria</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Pr>
          <w:rFonts w:cs="Times New Roman"/>
          <w:b/>
        </w:rPr>
        <w:t>↓</w:t>
      </w:r>
    </w:p>
    <w:p w14:paraId="6DE5071D" w14:textId="77777777" w:rsidR="000714FA" w:rsidRDefault="000714FA" w:rsidP="000714FA">
      <w:pPr>
        <w:spacing w:before="80" w:after="40" w:line="240" w:lineRule="auto"/>
        <w:jc w:val="center"/>
        <w:rPr>
          <w:rFonts w:cs="Times New Roman"/>
          <w:b/>
        </w:rPr>
      </w:pPr>
      <w:r>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Precisión, Recall y mAP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lastRenderedPageBreak/>
              <w:t>-</w:t>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 xml:space="preserve">T de Student para muestras relacionadas o </w:t>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Pr>
          <w:rFonts w:cs="Times New Roman"/>
          <w:i/>
          <w:sz w:val="20"/>
        </w:rPr>
        <w:t>Nota.</w:t>
      </w:r>
      <w:r>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2" w:name="_Toc202640388"/>
      <w:bookmarkStart w:id="93" w:name="_Toc208414356"/>
      <w:bookmarkStart w:id="94" w:name="_Toc208772358"/>
      <w:r>
        <w:rPr>
          <w:b/>
          <w:bCs/>
        </w:rPr>
        <w:t>Población</w:t>
      </w:r>
      <w:bookmarkEnd w:id="92"/>
      <w:bookmarkEnd w:id="93"/>
      <w:bookmarkEnd w:id="94"/>
    </w:p>
    <w:p w14:paraId="46703916" w14:textId="77777777" w:rsidR="003F79E7" w:rsidRDefault="003F79E7" w:rsidP="00D03361">
      <w:pPr>
        <w:pStyle w:val="Descripcin"/>
        <w:keepNext/>
        <w:spacing w:line="480" w:lineRule="auto"/>
        <w:rPr>
          <w:rFonts w:eastAsia="Times New Roman" w:cs="Times New Roman"/>
          <w:i w:val="0"/>
          <w:iCs w:val="0"/>
          <w:color w:val="000000" w:themeColor="text1"/>
          <w:sz w:val="24"/>
          <w:szCs w:val="24"/>
        </w:rPr>
      </w:pPr>
      <w:bookmarkStart w:id="95" w:name="_Toc239074316"/>
      <w:r>
        <w:rPr>
          <w:rFonts w:eastAsia="Times New Roman" w:cs="Times New Roman"/>
          <w:i w:val="0"/>
          <w:iCs w:val="0"/>
          <w:color w:val="000000" w:themeColor="text1"/>
          <w:sz w:val="24"/>
          <w:szCs w:val="24"/>
        </w:rPr>
        <w:t xml:space="preserve">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aquellos árboles que se encontraban en estado de recambio o sometidos a poda severa, eran ejemplares de variedades distintas a la Hass presentes como polinizadores, estaban situados fuera de las cinco hectáreas delimitadas para el estudio o poseían una arquitectura de follaje que impedía obtener imágenes útiles de hojas y frutos. Para fines experimentales, la población se ha segmentado en dos bloques técnicos según la densidad de siembra, cuya distribución se </w:t>
        <w:lastRenderedPageBreak/>
        <w:t>detalla en la Tabla 2:</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1</w:t>
      </w:r>
      <w:bookmarkEnd w:id="95"/>
      <w:r>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Pr>
          <w:rFonts w:cs="Times New Roman"/>
          <w:color w:val="000000" w:themeColor="text1"/>
          <w:sz w:val="24"/>
          <w:szCs w:val="24"/>
        </w:rPr>
        <w:t>Distribución de la población de árboles de palta Hass por sector del huerto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Total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96" w:name="_Toc234176525"/>
      <w:r>
        <w:rPr>
          <w:rFonts w:cs="Times New Roman"/>
        </w:rPr>
        <w:t xml:space="preserve">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w:t>
        <w:lastRenderedPageBreak/>
        <w:t>impedía obtener imágenes útiles de hojas y frutos.</w:t>
      </w:r>
      <w:bookmarkEnd w:id="96"/>
    </w:p>
    <w:p w14:paraId="7A211DC3" w14:textId="77777777" w:rsidR="00B57322" w:rsidRDefault="00835808" w:rsidP="00B57322">
      <w:pPr>
        <w:pStyle w:val="APA7"/>
        <w:rPr>
          <w:b/>
          <w:bCs/>
        </w:rPr>
      </w:pPr>
      <w:r>
        <w:rPr>
          <w:b/>
          <w:bCs/>
        </w:rPr>
        <w:t>Necesidad de utilizar una muestra</w:t>
      </w:r>
      <w:bookmarkStart w:id="97" w:name="_Hlk239075781"/>
    </w:p>
    <w:bookmarkEnd w:id="97"/>
    <w:p w14:paraId="3171AB22" w14:textId="77777777" w:rsidR="00B57322" w:rsidRDefault="00B57322" w:rsidP="00B57322">
      <w:pPr>
        <w:pStyle w:val="APA7"/>
        <w:rPr>
          <w:rFonts w:cs="Times New Roman"/>
        </w:rPr>
      </w:pPr>
      <w:r>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Pr>
          <w:b/>
          <w:bCs/>
        </w:rPr>
        <w:t>Método de selección y tamaño de muestra</w:t>
      </w:r>
      <w:bookmarkStart w:id="98" w:name="_Hlk239075827"/>
      <w:bookmarkStart w:id="99" w:name="_Toc202640389"/>
    </w:p>
    <w:bookmarkEnd w:id="98"/>
    <w:p w14:paraId="18905498" w14:textId="3BB459BF" w:rsidR="00B57322" w:rsidRDefault="00B57322" w:rsidP="00DB2725">
      <w:pPr>
        <w:pStyle w:val="APA7"/>
        <w:rPr>
          <w:rFonts w:cs="Times New Roman"/>
          <w:color w:val="000000" w:themeColor="text1"/>
        </w:rPr>
      </w:pPr>
      <w:r>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de la confianza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w:t>
        <w:lastRenderedPageBreak/>
        <w:t>balanceada (50 árboles por sector), permitiendo que la comparación de los resultados del algoritmo sea consistente.</w:t>
      </w:r>
    </w:p>
    <w:p w14:paraId="42B593B6" w14:textId="70CDE4A0" w:rsidR="00B57322" w:rsidRDefault="00B57322" w:rsidP="00DB2725">
      <w:pPr>
        <w:pStyle w:val="APA7"/>
        <w:rPr>
          <w:rFonts w:cs="Times New Roman"/>
          <w:color w:val="000000" w:themeColor="text1"/>
        </w:rPr>
      </w:pPr>
      <w:r>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capturada, ya que al registrarse aproximadamente diez tomas fotográficas por espécimen entre hojas y frutos, la muestra de 100 árboles genera un banco cercano a 1,000 imágenes etiquetadas, volumen suficiente para estimar con estabilidad las métricas de Precisión, Recall y mAP de la arquitectura de aprendizaje profundo. En segundo lugar, al tratarse de un diseño preexperimental con mediciones relacionadas, cada árbol aporta dos observaciones pareadas (preprueba y posprueba), de modo que el contraste estadístico se ejecuta sobre 200 mediciones y no sobre 100, lo que conserva una potencia estadística adecuada para detectar efectos de magnitud media con un nivel de significancia del 5%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Pr>
          <w:rFonts w:cs="Times New Roman"/>
          <w:color w:val="000000" w:themeColor="text1"/>
        </w:rPr>
        <w:t xml:space="preserve">En coherencia con el cálculo anterior, la muestra se seleccionó mediante un muestreo probabilístico aleatorio simple, estratificado de forma proporcional por sector </w:t>
        <w:lastRenderedPageBreak/>
        <w:t>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Pr>
          <w:b/>
          <w:bCs/>
        </w:rPr>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0" w:name="_Hlk239075889"/>
      <w:r>
        <w:rPr>
          <w:rFonts w:cs="Times New Roman"/>
        </w:rPr>
        <w:t xml:space="preserve">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w:t>
        <w:lastRenderedPageBreak/>
        <w:t>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0"/>
    <w:p w14:paraId="16B13637" w14:textId="5B3A8B22" w:rsidR="00E44B9B" w:rsidRPr="00DB2725" w:rsidRDefault="006326BF" w:rsidP="00DB2725">
      <w:pPr>
        <w:pStyle w:val="APA7"/>
        <w:rPr>
          <w:b/>
          <w:bCs/>
        </w:rPr>
      </w:pPr>
      <w:r>
        <w:rPr>
          <w:b/>
          <w:bCs/>
        </w:rPr>
        <w:t>Control de Mediciones</w:t>
      </w:r>
      <w:bookmarkEnd w:id="99"/>
    </w:p>
    <w:p w14:paraId="682D15ED" w14:textId="77777777" w:rsidR="00374335" w:rsidRPr="00DB2725" w:rsidRDefault="00374335" w:rsidP="00DB2725">
      <w:pPr>
        <w:pStyle w:val="APA7"/>
        <w:rPr>
          <w:b/>
          <w:bCs/>
        </w:rPr>
      </w:pPr>
      <w:r>
        <w:rPr>
          <w:b/>
          <w:bCs/>
        </w:rPr>
        <w:t>Técnicas</w:t>
      </w:r>
    </w:p>
    <w:p w14:paraId="2E94B839" w14:textId="4FB5EA47" w:rsidR="00BC37E1" w:rsidRPr="00F87DCB" w:rsidRDefault="00B57322" w:rsidP="00BC37E1">
      <w:pPr>
        <w:spacing w:after="120" w:line="480" w:lineRule="auto"/>
        <w:ind w:firstLine="697"/>
        <w:rPr>
          <w:rFonts w:eastAsia="Times New Roman" w:cs="Times New Roman"/>
          <w:color w:val="000000" w:themeColor="text1"/>
          <w:szCs w:val="24"/>
        </w:rPr>
      </w:pPr>
      <w:r>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datasets secundarios de repositorios, el fichaje tecnológico e inspección de campo para el registro directo de imágenes y tiempos in situ, y la entrevista agropecuaria dirigida a los expertos del huerto para evaluar las variables operativas y de producción.</w:t>
      </w:r>
    </w:p>
    <w:p w14:paraId="1513613F" w14:textId="77777777" w:rsidR="000D04C8" w:rsidRPr="00DB2725" w:rsidRDefault="000D04C8" w:rsidP="00DB2725">
      <w:pPr>
        <w:pStyle w:val="APA7"/>
        <w:rPr>
          <w:b/>
          <w:bCs/>
        </w:rPr>
      </w:pPr>
      <w:r>
        <w:rPr>
          <w:b/>
          <w:bCs/>
        </w:rPr>
        <w:t>Tipo y creación del instrumento</w:t>
      </w:r>
    </w:p>
    <w:p w14:paraId="13EACDD5" w14:textId="2F55A4D5" w:rsidR="000209AB" w:rsidRPr="000209AB" w:rsidRDefault="00B57322" w:rsidP="000209AB">
      <w:pPr>
        <w:spacing w:after="240" w:line="480" w:lineRule="auto"/>
        <w:ind w:firstLine="720"/>
        <w:rPr>
          <w:rFonts w:cs="Times New Roman"/>
          <w:color w:val="000000" w:themeColor="text1"/>
          <w:szCs w:val="24"/>
        </w:rPr>
      </w:pPr>
      <w:r>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datasets, que es un instrumento adaptado para la estructuración de las imágenes fotográficas provenientes de repositorios, donde al ser un instrumento de recolección de datos secundarios (digitales), su confiabilidad recae directamente en la integridad y curación previa del </w:t>
      </w:r>
      <w:del w:id="9055" w:author="Revision Claude" w:date="2026-10-19T00:00:00Z">
        <w:r>
          <w:rPr>
            <w:rFonts w:eastAsia="Times New Roman" w:cs="Times New Roman"/>
            <w:color w:val="000000" w:themeColor="text1"/>
            <w:szCs w:val="24"/>
          </w:rPr>
          <w:delText xml:space="preserve">repositorio de origen (Kaggle)</w:delText>
        </w:r>
      </w:del>
      <w:ins w:id="9056" w:author="Revision Claude" w:date="2026-10-19T00:00:00Z">
        <w:r>
          <w:rPr>
            <w:rFonts w:eastAsia="Times New Roman" w:cs="Times New Roman"/>
            <w:color w:val="000000" w:themeColor="text1"/>
            <w:szCs w:val="24"/>
          </w:rPr>
          <w:t xml:space="preserve">repositorio de origen (Roboflow Universe, proyecto avocado-disease-master, licencia CC BY 4.0) y en el proceso de curación aplicado por los investigadores (eliminación de duplicados, control de fuga de datos y partición estratificada por grupos)</w:t>
        </w:r>
      </w:ins>
      <w:r>
        <w:rPr>
          <w:rFonts w:eastAsia="Times New Roman" w:cs="Times New Roman"/>
          <w:color w:val="000000" w:themeColor="text1"/>
          <w:szCs w:val="24"/>
        </w:rPr>
        <w:t xml:space="preserve">; la Ficha de observación tecnológica, concebida como un instrumento de elaboración propia diseñado para registrar las métricas de rendimiento de la IA (Precisión, Recall)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1" w:name="_Toc239074317"/>
      <w:r>
        <w:rPr>
          <w:rFonts w:cs="Times New Roman"/>
          <w:b/>
          <w:bCs/>
          <w:i w:val="0"/>
          <w:iCs w:val="0"/>
          <w:color w:val="000000" w:themeColor="text1"/>
          <w:sz w:val="24"/>
          <w:szCs w:val="24"/>
        </w:rPr>
        <w:t xml:space="preserve">Tabla </w:t>
        <w:fldChar w:fldCharType="begin"/>
        <w:instrText xml:space="preserve"> SEQ Tabla \* ARABIC </w:instrText>
        <w:fldChar w:fldCharType="separate"/>
      </w:r>
      <w:r>
        <w:rPr>
          <w:rFonts w:cs="Times New Roman"/>
          <w:b/>
          <w:bCs/>
          <w:i w:val="0"/>
          <w:iCs w:val="0"/>
          <w:noProof/>
          <w:color w:val="000000" w:themeColor="text1"/>
          <w:sz w:val="24"/>
          <w:szCs w:val="24"/>
        </w:rPr>
        <w:t>2</w:t>
      </w:r>
      <w:bookmarkEnd w:id="101"/>
      <w:r>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Matriz de vaciado de datos / Registro de datasets </w:t>
            </w:r>
            <w:del w:id="9053" w:author="Revision Claude" w:date="2026-10-19T00:00:00Z">
              <w:r>
                <w:rPr>
                  <w:rFonts w:eastAsia="Times New Roman" w:cs="Times New Roman"/>
                  <w:color w:val="000000" w:themeColor="text1"/>
                  <w:szCs w:val="24"/>
                </w:rPr>
                <w:delText xml:space="preserve">(Kaggle)</w:delText>
              </w:r>
            </w:del>
            <w:ins w:id="9054" w:author="Revision Claude" w:date="2026-10-19T00:00:00Z">
              <w:r>
                <w:rPr>
                  <w:rFonts w:eastAsia="Times New Roman" w:cs="Times New Roman"/>
                  <w:color w:val="000000" w:themeColor="text1"/>
                  <w:szCs w:val="24"/>
                </w:rPr>
                <w:t xml:space="preserve">(Roboflow Universe)</w:t>
              </w:r>
            </w:ins>
            <w:r>
              <w:rPr>
                <w:rFonts w:eastAsia="Times New Roman" w:cs="Times New Roman"/>
                <w:color w:val="000000" w:themeColor="text1"/>
                <w:szCs w:val="24"/>
              </w:rPr>
              <w:t xml:space="preserve">.</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lastRenderedPageBreak/>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Entrevista Agropecuaria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Cuestionario de evaluación del nivel de control y reducción de 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2" w:name="_hr88smm00863" w:colFirst="0" w:colLast="0"/>
      <w:bookmarkEnd w:id="102"/>
      <w:r>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Pr>
          <w:b/>
          <w:bCs/>
        </w:rPr>
        <w:lastRenderedPageBreak/>
        <w:t>Justificación del instrumento</w:t>
      </w:r>
    </w:p>
    <w:p w14:paraId="01D26CB1" w14:textId="149DC4CF" w:rsidR="00556697" w:rsidRDefault="00B57322" w:rsidP="00556697">
      <w:pPr>
        <w:spacing w:after="120" w:line="480" w:lineRule="auto"/>
        <w:ind w:firstLine="697"/>
        <w:rPr>
          <w:rFonts w:cs="Times New Roman"/>
        </w:rPr>
      </w:pPr>
      <w:r>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del w:id="9049" w:author="Revision Claude" w:date="2026-10-19T00:00:00Z">
        <w:r>
          <w:rPr>
            <w:rFonts w:cs="Times New Roman"/>
          </w:rPr>
          <w:delText xml:space="preserve">Capcha Collazos et al. (2023)</w:delText>
        </w:r>
      </w:del>
      <w:ins w:id="9050" w:author="Revision Claude" w:date="2026-10-19T00:00:00Z">
        <w:r>
          <w:rPr>
            <w:rFonts w:cs="Times New Roman"/>
          </w:rPr>
          <w:t xml:space="preserve">Capcha Collazos et al. (2025)</w:t>
        </w:r>
      </w:ins>
      <w:r>
        <w:rPr>
          <w:rFonts w:cs="Times New Roman"/>
        </w:rPr>
        <w:t xml:space="preserve"> evaluaron arquitecturas de aprendizaje profundo mediante métricas estandarizadas de Precisión, Recall y mAP,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3" w:name="_Toc202638441"/>
      <w:bookmarkStart w:id="104" w:name="_Toc202638498"/>
      <w:bookmarkStart w:id="105" w:name="_Toc202638658"/>
      <w:bookmarkStart w:id="106" w:name="_Toc202640390"/>
      <w:bookmarkStart w:id="107" w:name="_Toc208414357"/>
      <w:bookmarkStart w:id="108" w:name="_Toc208772359"/>
      <w:r>
        <w:rPr>
          <w:rFonts w:eastAsia="Calibri" w:cs="Times New Roman"/>
          <w:color w:val="auto"/>
          <w:lang w:eastAsia="en-US"/>
        </w:rPr>
        <w:t xml:space="preserve">Se implementarán estrategias para mitigar 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Pr>
          <w:b/>
          <w:bCs/>
        </w:rPr>
        <w:t>Análisis de datos</w:t>
      </w:r>
      <w:bookmarkEnd w:id="103"/>
      <w:bookmarkEnd w:id="104"/>
      <w:bookmarkEnd w:id="105"/>
      <w:bookmarkEnd w:id="106"/>
      <w:bookmarkEnd w:id="107"/>
      <w:bookmarkEnd w:id="108"/>
    </w:p>
    <w:p w14:paraId="609F4641" w14:textId="58EAA48F" w:rsidR="00585CEE" w:rsidRPr="009E5C84" w:rsidRDefault="00D63B65" w:rsidP="00585CEE">
      <w:pPr>
        <w:spacing w:after="120" w:line="480" w:lineRule="auto"/>
        <w:ind w:firstLine="697"/>
        <w:rPr>
          <w:rFonts w:cs="Times New Roman"/>
        </w:rPr>
      </w:pPr>
      <w:r>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Pr>
          <w:b/>
          <w:bCs/>
        </w:rPr>
        <w:t>Herramientas y técnicas estadísticas</w:t>
      </w:r>
    </w:p>
    <w:p w14:paraId="0DAC19E5" w14:textId="62D5C844" w:rsidR="00E2319F" w:rsidRPr="00F87DCB" w:rsidRDefault="00D63B65" w:rsidP="00E2319F">
      <w:pPr>
        <w:spacing w:after="240" w:line="480" w:lineRule="auto"/>
        <w:ind w:firstLine="720"/>
        <w:rPr>
          <w:rFonts w:eastAsia="Times New Roman" w:cs="Times New Roman"/>
          <w:color w:val="000000" w:themeColor="text1"/>
          <w:szCs w:val="24"/>
        </w:rPr>
      </w:pPr>
      <w:bookmarkStart w:id="109" w:name="_Toc202638442"/>
      <w:bookmarkStart w:id="110" w:name="_Toc202638499"/>
      <w:bookmarkStart w:id="111" w:name="_Toc202638659"/>
      <w:bookmarkStart w:id="112" w:name="_Toc202640391"/>
      <w:bookmarkStart w:id="113" w:name="_Toc208414358"/>
      <w:bookmarkStart w:id="114" w:name="_Toc208772360"/>
      <w:r>
        <w:rPr>
          <w:rFonts w:eastAsia="Times New Roman" w:cs="Times New Roman"/>
          <w:color w:val="000000" w:themeColor="text1"/>
          <w:szCs w:val="24"/>
        </w:rPr>
        <w:t xml:space="preserve">El análisis se dividió en dos fases principales: En la primera fase, para evaluar la exactitud diagnóstica del modelo de aprendizaje profundo, los datos tabulados se analizarán utilizando métricas estandarizadas en la evaluación de arquitecturas de inteligencia artificial </w:t>
      </w:r>
      <w:del w:id="9051" w:author="Revision Claude" w:date="2026-10-19T00:00:00Z">
        <w:r>
          <w:rPr>
            <w:rFonts w:eastAsia="Times New Roman" w:cs="Times New Roman"/>
            <w:color w:val="000000" w:themeColor="text1"/>
            <w:szCs w:val="24"/>
          </w:rPr>
          <w:delText xml:space="preserve">(Capcha Collazos et al., 2023)</w:delText>
        </w:r>
      </w:del>
      <w:ins w:id="9052" w:author="Revision Claude" w:date="2026-10-19T00:00:00Z">
        <w:r>
          <w:rPr>
            <w:rFonts w:eastAsia="Times New Roman" w:cs="Times New Roman"/>
            <w:color w:val="000000" w:themeColor="text1"/>
            <w:szCs w:val="24"/>
          </w:rPr>
          <w:t xml:space="preserve">(Capcha Collazos et al., 2025)</w:t>
        </w:r>
      </w:ins>
      <w:r>
        <w:rPr>
          <w:rFonts w:eastAsia="Times New Roman" w:cs="Times New Roman"/>
          <w:color w:val="000000" w:themeColor="text1"/>
          <w:szCs w:val="24"/>
        </w:rPr>
        <w:t xml:space="preserve">, calculándose la Precisión (proporción de detecciones correctas), el Recall (sensibilidad del modelo para no omitir frutos enfermos) y el mAP (Mean Average Precision), que determinarán la viabilidad técnica del sistema en contraste con la inspección visual; asimismo, se aplicará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posprueba en una base de datos utilizando un software estadístico (como SPSS o lenguaje R). En primer lugar, según Hernández Sampieri et al. (2014), al tratarse de un diseño preexperimental con mediciones relacionadas en un mismo grupo, se ejecutará una prueba de normalidad (como Shapiro-Wilk) para determinar la distribución de los datos; si los datos siguen una distribución normal, se utilizará la prueba paramétrica T de Student para muestras relacionadas, y en caso contrario, se aplicará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 </w:t>
      </w:r>
    </w:p>
    <w:p w14:paraId="121E089C" w14:textId="77777777" w:rsidR="006D4F9E" w:rsidRPr="00DB2725" w:rsidRDefault="006D4F9E" w:rsidP="00DB2725">
      <w:pPr>
        <w:pStyle w:val="APA7"/>
        <w:rPr>
          <w:b/>
          <w:bCs/>
        </w:rPr>
      </w:pPr>
      <w:r>
        <w:rPr>
          <w:b/>
          <w:bCs/>
        </w:rPr>
        <w:t>Aspectos Éticos</w:t>
      </w:r>
      <w:bookmarkEnd w:id="109"/>
      <w:bookmarkEnd w:id="110"/>
      <w:bookmarkEnd w:id="111"/>
      <w:bookmarkEnd w:id="112"/>
      <w:bookmarkEnd w:id="113"/>
      <w:bookmarkEnd w:id="114"/>
    </w:p>
    <w:p w14:paraId="1AC01B90" w14:textId="57979E7B" w:rsidR="00725D0A" w:rsidRDefault="00D63B65" w:rsidP="00725D0A">
      <w:pPr>
        <w:spacing w:after="240" w:line="480" w:lineRule="auto"/>
        <w:ind w:firstLine="720"/>
        <w:rPr>
          <w:rFonts w:eastAsia="Times New Roman" w:cs="Times New Roman"/>
          <w:color w:val="000000" w:themeColor="text1"/>
          <w:szCs w:val="24"/>
        </w:rPr>
      </w:pPr>
      <w:bookmarkStart w:id="115" w:name="_Toc208772361"/>
      <w:bookmarkStart w:id="116" w:name="_Toc482714973"/>
      <w:bookmarkStart w:id="117" w:name="_Toc482714989"/>
      <w:bookmarkStart w:id="118" w:name="_Toc482714999"/>
      <w:bookmarkStart w:id="119" w:name="_Toc482715009"/>
      <w:bookmarkStart w:id="120" w:name="_Toc482715019"/>
      <w:bookmarkStart w:id="121" w:name="_Toc482715029"/>
      <w:bookmarkStart w:id="122" w:name="_Toc482715039"/>
      <w:bookmarkStart w:id="123" w:name="_Toc482715049"/>
      <w:bookmarkStart w:id="124" w:name="_Toc482715059"/>
      <w:bookmarkStart w:id="125" w:name="_Toc482715069"/>
      <w:bookmarkStart w:id="126" w:name="_Toc482715079"/>
      <w:bookmarkStart w:id="127" w:name="_Toc482715089"/>
      <w:bookmarkStart w:id="128" w:name="_Toc482715099"/>
      <w:bookmarkStart w:id="129" w:name="_Toc482715109"/>
      <w:bookmarkStart w:id="130" w:name="_Toc482715300"/>
      <w:bookmarkEnd w:id="48"/>
      <w:r>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destruidos de manera segura una vez concluido el análisis y la presentación de los resultados, contando además con la autorización formal de los administradores del predio para el despliegue del sistema de visión artificial y acatando en todo momento el Código de Ética y los lineamientos de investigación de la universidad.</w:t>
      </w:r>
      <w:r>
        <w:rPr>
          <w:rFonts w:eastAsia="Times New Roman" w:cs="Times New Roman"/>
          <w:color w:val="000000" w:themeColor="text1"/>
          <w:szCs w:val="24"/>
        </w:rPr>
        <w:t>.</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commentRangeStart w:id="8"/>
      <w:r>
        <w:lastRenderedPageBreak/>
        <w:t>CAPÍTULO III: RESULTADOS</w:t>
      </w:r>
      <w:commentRangeEnd w:id="8"/>
      <w:r>
        <w:rPr>
          <w:rStyle w:val="CommentReference"/>
        </w:rPr>
        <w:commentReference w:id="8"/>
      </w:r>
      <w:bookmarkEnd w:id="115"/>
    </w:p>
    <w:p w14:paraId="5A000001" w14:textId="77777777">
      <w:pPr>
        <w:pStyle w:val="APA7"/>
      </w:pPr>
      <w:r>
        <w:t xml:space="preserve">En este capítulo se presentaron los resultados obtenidos tras el desarrollo y la evaluación del sistema de visión computacional para el diagnóstico fitosanitario de la palta Hass. Los resultados se organizaron en función de los tres objetivos específicos de la investigación: la precisión en el diagnóstico fitosanitario, el tiempo de inspección y la disminución de las pérdidas por descarte, esta última abordada a partir de la capacidad del sistema para detectar de forma temprana las enfermedades del fruto y de la hoja. El sistema implementado siguió el flujo de procesamiento que se muestra en la Figura 2.</w:t>
      </w:r>
    </w:p>
    <w:p w14:paraId="5A000002" w14:textId="77777777">
      <w:pPr>
        <w:pStyle w:val="FIGURA0"/>
        <w:keepNext/>
        <w:keepLines/>
      </w:pPr>
      <w:r>
        <w:t xml:space="preserve">Figura </w:t>
        <w:fldChar w:fldCharType="begin"/>
        <w:instrText xml:space="preserve"> SEQ Figura \* ARABIC </w:instrText>
        <w:fldChar w:fldCharType="separate"/>
      </w:r>
      <w:r>
        <w:rPr>
          <w:noProof/>
        </w:rPr>
        <w:t>2</w:t>
      </w:r>
      <w:r>
        <w:fldChar w:fldCharType="end"/>
        <w:br/>
      </w:r>
      <w:r>
        <w:rPr>
          <w:b w:val="0"/>
          <w:bCs w:val="0"/>
          <w:i/>
          <w:iCs/>
        </w:rPr>
        <w:t xml:space="preserve">Diagrama de flujo del proceso del sistema de visión computacional</w:t>
      </w:r>
    </w:p>
    <w:p w14:paraId="5A000003" w14:textId="77777777">
      <w:pPr>
        <w:pStyle w:val="APA7"/>
        <w:keepNext/>
        <w:ind w:firstLine="0"/>
        <w:jc w:val="center"/>
      </w:pPr>
      <w:r>
        <w:rPr>
          <w:noProof/>
        </w:rPr>
        <w:drawing>
          <wp:inline distT="0" distB="0" distL="0" distR="0">
            <wp:extent cx="3420000" cy="3863559"/>
            <wp:effectExtent l="0" t="0" r="0" b="0"/>
            <wp:docPr id="880001" name="Imagen 880001" descr="Diagrama de fluj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1" name="cap3_fig1.png"/>
                    <pic:cNvPicPr/>
                  </pic:nvPicPr>
                  <pic:blipFill>
                    <a:blip r:embed="rIdCap3Img1"/>
                    <a:stretch>
                      <a:fillRect/>
                    </a:stretch>
                  </pic:blipFill>
                  <pic:spPr>
                    <a:xfrm>
                      <a:off x="0" y="0"/>
                      <a:ext cx="3420000" cy="3863559"/>
                    </a:xfrm>
                    <a:prstGeom prst="rect">
                      <a:avLst/>
                    </a:prstGeom>
                  </pic:spPr>
                </pic:pic>
              </a:graphicData>
            </a:graphic>
          </wp:inline>
        </w:drawing>
      </w:r>
    </w:p>
    <w:p w14:paraId="5A00000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El umbral de confianza de 0.35 corresponde a la configuración del servidor de inferencia.</w:t>
      </w:r>
    </w:p>
    <w:p w14:paraId="5A000005" w14:textId="77777777">
      <w:pPr>
        <w:pStyle w:val="APA7"/>
      </w:pPr>
      <w:r>
        <w:t xml:space="preserve">Como se observa en la Figura 2, el usuario capturó la imagen desde la aplicación web, seleccionó el órgano a evaluar (hoja o fruto) y el sistema la procesó con el modelo YOLO11 correspondiente. Las detecciones con una confianza igual o superior a 0.35 se tradujeron en un veredicto (sano o con alerta fitosanitaria), acompañado de acciones recomendadas, y cada inspección quedó registrada en el historial del sistema, desde donde pudo exportarse como reporte en formato PDF. Los indicadores evaluados para cada objetivo se resumen en la Tabla 3.</w:t>
      </w:r>
    </w:p>
    <w:p w14:paraId="5A000006" w14:textId="77777777">
      <w:pPr>
        <w:pStyle w:val="TABLA0"/>
        <w:keepNext/>
        <w:keepLines/>
      </w:pPr>
      <w:r>
        <w:t xml:space="preserve">Tabla </w:t>
        <w:fldChar w:fldCharType="begin"/>
        <w:instrText xml:space="preserve"> SEQ Tabla \* ARABIC </w:instrText>
        <w:fldChar w:fldCharType="separate"/>
      </w:r>
      <w:r>
        <w:rPr>
          <w:noProof/>
        </w:rPr>
        <w:t>3</w:t>
      </w:r>
      <w:r>
        <w:fldChar w:fldCharType="end"/>
        <w:br/>
      </w:r>
      <w:r>
        <w:rPr>
          <w:b w:val="0"/>
          <w:bCs w:val="0"/>
          <w:i/>
          <w:iCs/>
        </w:rPr>
        <w:t xml:space="preserve">Objetivos, dimensiones e indicadores evaluados</w:t>
      </w:r>
    </w:p>
    <w:tbl>
      <w:tblPr>
        <w:tblStyle w:val="Tablaconcuadrcula"/>
        <w:tblW w:w="0" w:type="auto"/>
        <w:jc w:val="center"/>
        <w:tblLook w:val="04A0" w:firstRow="1" w:lastRow="0" w:firstColumn="1" w:lastColumn="0" w:noHBand="0" w:noVBand="1"/>
      </w:tblPr>
      <w:tblGrid>
        <w:gridCol w:w="2300"/>
        <w:gridCol w:w="1700"/>
        <w:gridCol w:w="2900"/>
        <w:gridCol w:w="2000"/>
      </w:tblGrid>
      <w:tr>
        <w:trPr>
          <w:tblHeader/>
          <w:jc w:val="center"/>
        </w:trPr>
        <w:tc>
          <w:tcPr>
            <w:tcW w:w="2300" w:type="dxa"/>
            <w:tcBorders>
              <w:top w:val="single" w:sz="4" w:space="0" w:color="auto"/>
              <w:left w:val="nil"/>
              <w:bottom w:val="single" w:sz="4" w:space="0" w:color="auto"/>
              <w:right w:val="nil"/>
            </w:tcBorders>
            <w:vAlign w:val="center"/>
          </w:tcPr>
          <w:p w14:paraId="5A0000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Objetivo específico</w:t>
            </w:r>
          </w:p>
        </w:tc>
        <w:tc>
          <w:tcPr>
            <w:tcW w:w="1700" w:type="dxa"/>
            <w:tcBorders>
              <w:top w:val="single" w:sz="4" w:space="0" w:color="auto"/>
              <w:left w:val="nil"/>
              <w:bottom w:val="single" w:sz="4" w:space="0" w:color="auto"/>
              <w:right w:val="nil"/>
            </w:tcBorders>
            <w:vAlign w:val="center"/>
          </w:tcPr>
          <w:p w14:paraId="5A00000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Dimensión</w:t>
            </w:r>
          </w:p>
        </w:tc>
        <w:tc>
          <w:tcPr>
            <w:tcW w:w="2900" w:type="dxa"/>
            <w:tcBorders>
              <w:top w:val="single" w:sz="4" w:space="0" w:color="auto"/>
              <w:left w:val="nil"/>
              <w:bottom w:val="single" w:sz="4" w:space="0" w:color="auto"/>
              <w:right w:val="nil"/>
            </w:tcBorders>
            <w:vAlign w:val="center"/>
          </w:tcPr>
          <w:p w14:paraId="5A0000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Indicadores</w:t>
            </w:r>
          </w:p>
        </w:tc>
        <w:tc>
          <w:tcPr>
            <w:tcW w:w="2000" w:type="dxa"/>
            <w:tcBorders>
              <w:top w:val="single" w:sz="4" w:space="0" w:color="auto"/>
              <w:left w:val="nil"/>
              <w:bottom w:val="single" w:sz="4" w:space="0" w:color="auto"/>
              <w:right w:val="nil"/>
            </w:tcBorders>
            <w:vAlign w:val="center"/>
          </w:tcPr>
          <w:p w14:paraId="5A0000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Fuente de datos</w:t>
            </w:r>
          </w:p>
        </w:tc>
      </w:tr>
      <w:tr>
        <w:trPr>
          <w:cantSplit/>
          <w:jc w:val="center"/>
        </w:trPr>
        <w:tc>
          <w:tcPr>
            <w:tcW w:w="2300" w:type="dxa"/>
            <w:tcBorders>
              <w:top w:val="nil"/>
              <w:left w:val="nil"/>
              <w:bottom w:val="nil"/>
              <w:right w:val="nil"/>
            </w:tcBorders>
            <w:vAlign w:val="center"/>
          </w:tcPr>
          <w:p w14:paraId="5A00000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OE1. Precisión en el diagnóstico fitosanitario</w:t>
            </w:r>
          </w:p>
        </w:tc>
        <w:tc>
          <w:tcPr>
            <w:tcW w:w="1700" w:type="dxa"/>
            <w:tcBorders>
              <w:top w:val="nil"/>
              <w:left w:val="nil"/>
              <w:bottom w:val="nil"/>
              <w:right w:val="nil"/>
            </w:tcBorders>
            <w:vAlign w:val="center"/>
          </w:tcPr>
          <w:p w14:paraId="5A00000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Precisión diagnóstica</w:t>
            </w:r>
          </w:p>
        </w:tc>
        <w:tc>
          <w:tcPr>
            <w:tcW w:w="2900" w:type="dxa"/>
            <w:tcBorders>
              <w:top w:val="nil"/>
              <w:left w:val="nil"/>
              <w:bottom w:val="nil"/>
              <w:right w:val="nil"/>
            </w:tcBorders>
            <w:vAlign w:val="center"/>
          </w:tcPr>
          <w:p w14:paraId="5A00000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 R, F1, mAP50, mAP50-95; sensibilidad, especificidad, exactitud y κ por imagen</w:t>
            </w:r>
          </w:p>
        </w:tc>
        <w:tc>
          <w:tcPr>
            <w:tcW w:w="2000" w:type="dxa"/>
            <w:tcBorders>
              <w:top w:val="nil"/>
              <w:left w:val="nil"/>
              <w:bottom w:val="nil"/>
              <w:right w:val="nil"/>
            </w:tcBorders>
            <w:vAlign w:val="center"/>
          </w:tcPr>
          <w:p w14:paraId="5A00000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(618 imágenes) y registros del sistema</w:t>
            </w:r>
          </w:p>
        </w:tc>
      </w:tr>
      <w:tr>
        <w:trPr>
          <w:cantSplit/>
          <w:jc w:val="center"/>
        </w:trPr>
        <w:tc>
          <w:tcPr>
            <w:tcW w:w="2300" w:type="dxa"/>
            <w:tcBorders>
              <w:top w:val="nil"/>
              <w:left w:val="nil"/>
              <w:bottom w:val="nil"/>
              <w:right w:val="nil"/>
            </w:tcBorders>
            <w:vAlign w:val="center"/>
          </w:tcPr>
          <w:p w14:paraId="5A0000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OE2. Tiempo de inspección</w:t>
            </w:r>
          </w:p>
        </w:tc>
        <w:tc>
          <w:tcPr>
            <w:tcW w:w="1700" w:type="dxa"/>
            <w:tcBorders>
              <w:top w:val="nil"/>
              <w:left w:val="nil"/>
              <w:bottom w:val="nil"/>
              <w:right w:val="nil"/>
            </w:tcBorders>
            <w:vAlign w:val="center"/>
          </w:tcPr>
          <w:p w14:paraId="5A00001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w:t>
            </w:r>
          </w:p>
        </w:tc>
        <w:tc>
          <w:tcPr>
            <w:tcW w:w="2900" w:type="dxa"/>
            <w:tcBorders>
              <w:top w:val="nil"/>
              <w:left w:val="nil"/>
              <w:bottom w:val="nil"/>
              <w:right w:val="nil"/>
            </w:tcBorders>
            <w:vAlign w:val="center"/>
          </w:tcPr>
          <w:p w14:paraId="5A00001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procesamiento por imagen (ms); tiempo promedio por árbol (min)</w:t>
            </w:r>
          </w:p>
        </w:tc>
        <w:tc>
          <w:tcPr>
            <w:tcW w:w="2000" w:type="dxa"/>
            <w:tcBorders>
              <w:top w:val="nil"/>
              <w:left w:val="nil"/>
              <w:bottom w:val="nil"/>
              <w:right w:val="nil"/>
            </w:tcBorders>
            <w:vAlign w:val="center"/>
          </w:tcPr>
          <w:p w14:paraId="5A00001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Medición en el split de prueba; simulación de resultados esperados (100 árboles)</w:t>
            </w:r>
          </w:p>
        </w:tc>
      </w:tr>
      <w:tr>
        <w:trPr>
          <w:cantSplit/>
          <w:jc w:val="center"/>
        </w:trPr>
        <w:tc>
          <w:tcPr>
            <w:tcW w:w="2300" w:type="dxa"/>
            <w:tcBorders>
              <w:top w:val="nil"/>
              <w:left w:val="nil"/>
              <w:bottom w:val="single" w:sz="4" w:space="0" w:color="auto"/>
              <w:right w:val="nil"/>
            </w:tcBorders>
            <w:vAlign w:val="center"/>
          </w:tcPr>
          <w:p w14:paraId="5A000013"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OE3. Pérdidas por descarte</w:t>
            </w:r>
          </w:p>
        </w:tc>
        <w:tc>
          <w:tcPr>
            <w:tcW w:w="1700" w:type="dxa"/>
            <w:tcBorders>
              <w:top w:val="nil"/>
              <w:left w:val="nil"/>
              <w:bottom w:val="single" w:sz="4" w:space="0" w:color="auto"/>
              <w:right w:val="nil"/>
            </w:tcBorders>
            <w:vAlign w:val="center"/>
          </w:tcPr>
          <w:p w14:paraId="5A00001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Pérdidas por descarte (detección temprana)</w:t>
            </w:r>
          </w:p>
        </w:tc>
        <w:tc>
          <w:tcPr>
            <w:tcW w:w="2900" w:type="dxa"/>
            <w:tcBorders>
              <w:top w:val="nil"/>
              <w:left w:val="nil"/>
              <w:bottom w:val="single" w:sz="4" w:space="0" w:color="auto"/>
              <w:right w:val="nil"/>
            </w:tcBorders>
            <w:vAlign w:val="center"/>
          </w:tcPr>
          <w:p w14:paraId="5A00001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Tasa de detección por enfermedad; sensibilidad según tamaño de lesión; % de frutos descartados</w:t>
            </w:r>
          </w:p>
        </w:tc>
        <w:tc>
          <w:tcPr>
            <w:tcW w:w="2000" w:type="dxa"/>
            <w:tcBorders>
              <w:top w:val="nil"/>
              <w:left w:val="nil"/>
              <w:bottom w:val="single" w:sz="4" w:space="0" w:color="auto"/>
              <w:right w:val="nil"/>
            </w:tcBorders>
            <w:vAlign w:val="center"/>
          </w:tcPr>
          <w:p w14:paraId="5A00001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Split de prueba del dataset; simulación de resultados esperados (100 árboles)</w:t>
            </w:r>
          </w:p>
        </w:tc>
      </w:tr>
    </w:tbl>
    <w:p w14:paraId="5A000017"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 = precisión; R = sensibilidad (recall); F1 = media armónica de P y R; mAP = precisión media promedio; κ = coeficiente kappa de Cohen.</w:t>
      </w:r>
    </w:p>
    <w:p w14:paraId="5A000018" w14:textId="77777777">
      <w:pPr>
        <w:pStyle w:val="APA7"/>
        <w:rPr>
          <w:b/>
          <w:bCs/>
        </w:rPr>
      </w:pPr>
      <w:r>
        <w:rPr>
          <w:b/>
          <w:bCs/>
        </w:rPr>
        <w:t xml:space="preserve">Conjunto de datos y entrenamiento de los modelos</w:t>
      </w:r>
    </w:p>
    <w:p w14:paraId="5A000019" w14:textId="77777777">
      <w:pPr>
        <w:pStyle w:val="APA7"/>
      </w:pPr>
      <w:r>
        <w:t xml:space="preserve">Los modelos se entrenaron con imágenes del repositorio público Roboflow Universe, depuradas mediante eliminación de duplicados y control de fuga de información entre particiones, y divididas en entrenamiento, validación y prueba. Se entrenó un modelo independiente para cada órgano: el modelo de hojas, con cuatro clases, y el modelo de frutos, con seis clases. La composición de cada conjunto se presenta en la Tabla 4.</w:t>
      </w:r>
    </w:p>
    <w:p w14:paraId="5A00001A" w14:textId="77777777">
      <w:pPr>
        <w:pStyle w:val="TABLA0"/>
        <w:keepNext/>
        <w:keepLines/>
      </w:pPr>
      <w:r>
        <w:t xml:space="preserve">Tabla </w:t>
        <w:fldChar w:fldCharType="begin"/>
        <w:instrText xml:space="preserve"> SEQ Tabla \* ARABIC </w:instrText>
        <w:fldChar w:fldCharType="separate"/>
      </w:r>
      <w:r>
        <w:rPr>
          <w:noProof/>
        </w:rPr>
        <w:t>4</w:t>
      </w:r>
      <w:r>
        <w:fldChar w:fldCharType="end"/>
        <w:br/>
      </w:r>
      <w:r>
        <w:rPr>
          <w:b w:val="0"/>
          <w:bCs w:val="0"/>
          <w:i/>
          <w:iCs/>
        </w:rPr>
        <w:t xml:space="preserve">Composición del conjunto de datos por modelo y partición</w:t>
      </w:r>
    </w:p>
    <w:tbl>
      <w:tblPr>
        <w:tblStyle w:val="Tablaconcuadrcula"/>
        <w:tblW w:w="0" w:type="auto"/>
        <w:jc w:val="center"/>
        <w:tblLook w:val="04A0" w:firstRow="1" w:lastRow="0" w:firstColumn="1" w:lastColumn="0" w:noHBand="0" w:noVBand="1"/>
      </w:tblPr>
      <w:tblGrid>
        <w:gridCol w:w="1300"/>
        <w:gridCol w:w="900"/>
        <w:gridCol w:w="1500"/>
        <w:gridCol w:w="1300"/>
        <w:gridCol w:w="1100"/>
        <w:gridCol w:w="1900"/>
      </w:tblGrid>
      <w:tr>
        <w:trPr>
          <w:tblHeader/>
          <w:jc w:val="center"/>
        </w:trPr>
        <w:tc>
          <w:tcPr>
            <w:tcW w:w="1300" w:type="dxa"/>
            <w:tcBorders>
              <w:top w:val="single" w:sz="4" w:space="0" w:color="auto"/>
              <w:left w:val="nil"/>
              <w:bottom w:val="single" w:sz="4" w:space="0" w:color="auto"/>
              <w:right w:val="nil"/>
            </w:tcBorders>
            <w:vAlign w:val="center"/>
          </w:tcPr>
          <w:p w14:paraId="5A00001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900" w:type="dxa"/>
            <w:tcBorders>
              <w:top w:val="single" w:sz="4" w:space="0" w:color="auto"/>
              <w:left w:val="nil"/>
              <w:bottom w:val="single" w:sz="4" w:space="0" w:color="auto"/>
              <w:right w:val="nil"/>
            </w:tcBorders>
            <w:vAlign w:val="center"/>
          </w:tcPr>
          <w:p w14:paraId="5A00001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Clases</w:t>
            </w:r>
          </w:p>
        </w:tc>
        <w:tc>
          <w:tcPr>
            <w:tcW w:w="1500" w:type="dxa"/>
            <w:tcBorders>
              <w:top w:val="single" w:sz="4" w:space="0" w:color="auto"/>
              <w:left w:val="nil"/>
              <w:bottom w:val="single" w:sz="4" w:space="0" w:color="auto"/>
              <w:right w:val="nil"/>
            </w:tcBorders>
            <w:vAlign w:val="center"/>
          </w:tcPr>
          <w:p w14:paraId="5A00001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Entrenamiento</w:t>
            </w:r>
          </w:p>
        </w:tc>
        <w:tc>
          <w:tcPr>
            <w:tcW w:w="1300" w:type="dxa"/>
            <w:tcBorders>
              <w:top w:val="single" w:sz="4" w:space="0" w:color="auto"/>
              <w:left w:val="nil"/>
              <w:bottom w:val="single" w:sz="4" w:space="0" w:color="auto"/>
              <w:right w:val="nil"/>
            </w:tcBorders>
            <w:vAlign w:val="center"/>
          </w:tcPr>
          <w:p w14:paraId="5A00001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Validación</w:t>
            </w:r>
          </w:p>
        </w:tc>
        <w:tc>
          <w:tcPr>
            <w:tcW w:w="1100" w:type="dxa"/>
            <w:tcBorders>
              <w:top w:val="single" w:sz="4" w:space="0" w:color="auto"/>
              <w:left w:val="nil"/>
              <w:bottom w:val="single" w:sz="4" w:space="0" w:color="auto"/>
              <w:right w:val="nil"/>
            </w:tcBorders>
            <w:vAlign w:val="center"/>
          </w:tcPr>
          <w:p w14:paraId="5A00001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Prueba</w:t>
            </w:r>
          </w:p>
        </w:tc>
        <w:tc>
          <w:tcPr>
            <w:tcW w:w="1900" w:type="dxa"/>
            <w:tcBorders>
              <w:top w:val="single" w:sz="4" w:space="0" w:color="auto"/>
              <w:left w:val="nil"/>
              <w:bottom w:val="single" w:sz="4" w:space="0" w:color="auto"/>
              <w:right w:val="nil"/>
            </w:tcBorders>
            <w:vAlign w:val="center"/>
          </w:tcPr>
          <w:p w14:paraId="5A00002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Instancias en prueba</w:t>
            </w:r>
          </w:p>
        </w:tc>
      </w:tr>
      <w:tr>
        <w:trPr>
          <w:cantSplit/>
          <w:jc w:val="center"/>
        </w:trPr>
        <w:tc>
          <w:tcPr>
            <w:tcW w:w="1300" w:type="dxa"/>
            <w:tcBorders>
              <w:top w:val="nil"/>
              <w:left w:val="nil"/>
              <w:bottom w:val="nil"/>
              <w:right w:val="nil"/>
            </w:tcBorders>
            <w:vAlign w:val="center"/>
          </w:tcPr>
          <w:p w14:paraId="5A00002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900" w:type="dxa"/>
            <w:tcBorders>
              <w:top w:val="nil"/>
              <w:left w:val="nil"/>
              <w:bottom w:val="nil"/>
              <w:right w:val="nil"/>
            </w:tcBorders>
            <w:vAlign w:val="center"/>
          </w:tcPr>
          <w:p w14:paraId="5A00002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500" w:type="dxa"/>
            <w:tcBorders>
              <w:top w:val="nil"/>
              <w:left w:val="nil"/>
              <w:bottom w:val="nil"/>
              <w:right w:val="nil"/>
            </w:tcBorders>
            <w:vAlign w:val="center"/>
          </w:tcPr>
          <w:p w14:paraId="5A00002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1,657</w:t>
            </w:r>
          </w:p>
        </w:tc>
        <w:tc>
          <w:tcPr>
            <w:tcW w:w="1300" w:type="dxa"/>
            <w:tcBorders>
              <w:top w:val="nil"/>
              <w:left w:val="nil"/>
              <w:bottom w:val="nil"/>
              <w:right w:val="nil"/>
            </w:tcBorders>
            <w:vAlign w:val="center"/>
          </w:tcPr>
          <w:p w14:paraId="5A00002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486</w:t>
            </w:r>
          </w:p>
        </w:tc>
        <w:tc>
          <w:tcPr>
            <w:tcW w:w="1100" w:type="dxa"/>
            <w:tcBorders>
              <w:top w:val="nil"/>
              <w:left w:val="nil"/>
              <w:bottom w:val="nil"/>
              <w:right w:val="nil"/>
            </w:tcBorders>
            <w:vAlign w:val="center"/>
          </w:tcPr>
          <w:p w14:paraId="5A00002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900" w:type="dxa"/>
            <w:tcBorders>
              <w:top w:val="nil"/>
              <w:left w:val="nil"/>
              <w:bottom w:val="nil"/>
              <w:right w:val="nil"/>
            </w:tcBorders>
            <w:vAlign w:val="center"/>
          </w:tcPr>
          <w:p w14:paraId="5A00002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w:t>
            </w:r>
          </w:p>
        </w:tc>
      </w:tr>
      <w:tr>
        <w:trPr>
          <w:cantSplit/>
          <w:jc w:val="center"/>
        </w:trPr>
        <w:tc>
          <w:tcPr>
            <w:tcW w:w="1300" w:type="dxa"/>
            <w:tcBorders>
              <w:top w:val="nil"/>
              <w:left w:val="nil"/>
              <w:bottom w:val="nil"/>
              <w:right w:val="nil"/>
            </w:tcBorders>
            <w:vAlign w:val="center"/>
          </w:tcPr>
          <w:p w14:paraId="5A00002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900" w:type="dxa"/>
            <w:tcBorders>
              <w:top w:val="nil"/>
              <w:left w:val="nil"/>
              <w:bottom w:val="nil"/>
              <w:right w:val="nil"/>
            </w:tcBorders>
            <w:vAlign w:val="center"/>
          </w:tcPr>
          <w:p w14:paraId="5A00002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500" w:type="dxa"/>
            <w:tcBorders>
              <w:top w:val="nil"/>
              <w:left w:val="nil"/>
              <w:bottom w:val="nil"/>
              <w:right w:val="nil"/>
            </w:tcBorders>
            <w:vAlign w:val="center"/>
          </w:tcPr>
          <w:p w14:paraId="5A00002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2,545</w:t>
            </w:r>
          </w:p>
        </w:tc>
        <w:tc>
          <w:tcPr>
            <w:tcW w:w="1300" w:type="dxa"/>
            <w:tcBorders>
              <w:top w:val="nil"/>
              <w:left w:val="nil"/>
              <w:bottom w:val="nil"/>
              <w:right w:val="nil"/>
            </w:tcBorders>
            <w:vAlign w:val="center"/>
          </w:tcPr>
          <w:p w14:paraId="5A00002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w:t>
            </w:r>
          </w:p>
        </w:tc>
        <w:tc>
          <w:tcPr>
            <w:tcW w:w="1100" w:type="dxa"/>
            <w:tcBorders>
              <w:top w:val="nil"/>
              <w:left w:val="nil"/>
              <w:bottom w:val="nil"/>
              <w:right w:val="nil"/>
            </w:tcBorders>
            <w:vAlign w:val="center"/>
          </w:tcPr>
          <w:p w14:paraId="5A00002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900" w:type="dxa"/>
            <w:tcBorders>
              <w:top w:val="nil"/>
              <w:left w:val="nil"/>
              <w:bottom w:val="nil"/>
              <w:right w:val="nil"/>
            </w:tcBorders>
            <w:vAlign w:val="center"/>
          </w:tcPr>
          <w:p w14:paraId="5A00002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535</w:t>
            </w:r>
          </w:p>
        </w:tc>
      </w:tr>
      <w:tr>
        <w:trPr>
          <w:cantSplit/>
          <w:jc w:val="center"/>
        </w:trPr>
        <w:tc>
          <w:tcPr>
            <w:tcW w:w="1300" w:type="dxa"/>
            <w:tcBorders>
              <w:top w:val="single" w:sz="4" w:space="0" w:color="auto"/>
              <w:left w:val="nil"/>
              <w:bottom w:val="single" w:sz="4" w:space="0" w:color="auto"/>
              <w:right w:val="nil"/>
            </w:tcBorders>
            <w:vAlign w:val="center"/>
          </w:tcPr>
          <w:p w14:paraId="5A00002D" w14:textId="77777777">
            <w:pPr>
              <w:widowControl/>
              <w:autoSpaceDE/>
              <w:autoSpaceDN/>
              <w:spacing w:before="40" w:after="40" w:line="240" w:lineRule="auto"/>
              <w:ind w:firstLine="0"/>
              <w:jc w:val="left"/>
              <w:rPr>
                <w:rFonts w:cs="Times New Roman"/>
                <w:b/>
                <w:bCs/>
                <w:sz w:val="20"/>
                <w:szCs w:val="20"/>
              </w:rPr>
            </w:pPr>
            <w:r>
              <w:rPr>
                <w:rFonts w:cs="Times New Roman"/>
                <w:b/>
                <w:bCs/>
                <w:sz w:val="20"/>
                <w:szCs w:val="20"/>
              </w:rPr>
              <w:t xml:space="preserve">Total</w:t>
            </w:r>
          </w:p>
        </w:tc>
        <w:tc>
          <w:tcPr>
            <w:tcW w:w="900" w:type="dxa"/>
            <w:tcBorders>
              <w:top w:val="single" w:sz="4" w:space="0" w:color="auto"/>
              <w:left w:val="nil"/>
              <w:bottom w:val="single" w:sz="4" w:space="0" w:color="auto"/>
              <w:right w:val="nil"/>
            </w:tcBorders>
            <w:vAlign w:val="center"/>
          </w:tcPr>
          <w:p w14:paraId="5A00002E"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10</w:t>
            </w:r>
          </w:p>
        </w:tc>
        <w:tc>
          <w:tcPr>
            <w:tcW w:w="1500" w:type="dxa"/>
            <w:tcBorders>
              <w:top w:val="single" w:sz="4" w:space="0" w:color="auto"/>
              <w:left w:val="nil"/>
              <w:bottom w:val="single" w:sz="4" w:space="0" w:color="auto"/>
              <w:right w:val="nil"/>
            </w:tcBorders>
            <w:vAlign w:val="center"/>
          </w:tcPr>
          <w:p w14:paraId="5A00002F"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4,202</w:t>
            </w:r>
          </w:p>
        </w:tc>
        <w:tc>
          <w:tcPr>
            <w:tcW w:w="1300" w:type="dxa"/>
            <w:tcBorders>
              <w:top w:val="single" w:sz="4" w:space="0" w:color="auto"/>
              <w:left w:val="nil"/>
              <w:bottom w:val="single" w:sz="4" w:space="0" w:color="auto"/>
              <w:right w:val="nil"/>
            </w:tcBorders>
            <w:vAlign w:val="center"/>
          </w:tcPr>
          <w:p w14:paraId="5A000030"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1,276</w:t>
            </w:r>
          </w:p>
        </w:tc>
        <w:tc>
          <w:tcPr>
            <w:tcW w:w="1100" w:type="dxa"/>
            <w:tcBorders>
              <w:top w:val="single" w:sz="4" w:space="0" w:color="auto"/>
              <w:left w:val="nil"/>
              <w:bottom w:val="single" w:sz="4" w:space="0" w:color="auto"/>
              <w:right w:val="nil"/>
            </w:tcBorders>
            <w:vAlign w:val="center"/>
          </w:tcPr>
          <w:p w14:paraId="5A000031"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618</w:t>
            </w:r>
          </w:p>
        </w:tc>
        <w:tc>
          <w:tcPr>
            <w:tcW w:w="1900" w:type="dxa"/>
            <w:tcBorders>
              <w:top w:val="single" w:sz="4" w:space="0" w:color="auto"/>
              <w:left w:val="nil"/>
              <w:bottom w:val="single" w:sz="4" w:space="0" w:color="auto"/>
              <w:right w:val="nil"/>
            </w:tcBorders>
            <w:vAlign w:val="center"/>
          </w:tcPr>
          <w:p w14:paraId="5A000032" w14:textId="77777777">
            <w:pPr>
              <w:widowControl/>
              <w:autoSpaceDE/>
              <w:autoSpaceDN/>
              <w:spacing w:before="40" w:after="40" w:line="240" w:lineRule="auto"/>
              <w:ind w:firstLine="0"/>
              <w:jc w:val="center"/>
              <w:rPr>
                <w:rFonts w:cs="Times New Roman"/>
                <w:b/>
                <w:bCs/>
                <w:sz w:val="20"/>
                <w:szCs w:val="20"/>
              </w:rPr>
            </w:pPr>
            <w:r>
              <w:rPr>
                <w:rFonts w:cs="Times New Roman"/>
                <w:b/>
                <w:bCs/>
                <w:sz w:val="20"/>
                <w:szCs w:val="20"/>
              </w:rPr>
              <w:t xml:space="preserve">811</w:t>
            </w:r>
          </w:p>
        </w:tc>
      </w:tr>
    </w:tbl>
    <w:p w14:paraId="5A00003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instancias corresponden a las cajas delimitadoras etiquetadas en las imágenes de prueba. Clases del modelo de hojas: hoja sana, antracnosis, plagas (trips/ácaros) y deficiencia nutricional. Clases del modelo de frutos: fruto sano, antracnosis, cercospora, roña, pudrición peduncular y sunblotch.</w:t>
      </w:r>
    </w:p>
    <w:p w14:paraId="5A000034" w14:textId="77777777">
      <w:pPr>
        <w:pStyle w:val="APA7"/>
      </w:pPr>
      <w:r>
        <w:t xml:space="preserve">Ambos modelos se entrenaron a partir de arquitecturas YOLO11 preentrenadas. El modelo de hojas empleó la variante ligera YOLO11n con una resolución de entrada de 640 píxeles, lo que permitió obtener el diagnóstico en tiempo real durante el recorrido por el campo; el modelo de frutos empleó la variante YOLO11s con una resolución de 1024 píxeles, debido a que las lesiones del fruto son de menor tamaño y contraste. La configuración empleada se detalla en la Tabla 5.</w:t>
      </w:r>
    </w:p>
    <w:p w14:paraId="5A000035" w14:textId="77777777">
      <w:pPr>
        <w:pStyle w:val="TABLA0"/>
        <w:keepNext/>
        <w:keepLines/>
      </w:pPr>
      <w:r>
        <w:t xml:space="preserve">Tabla </w:t>
        <w:fldChar w:fldCharType="begin"/>
        <w:instrText xml:space="preserve"> SEQ Tabla \* ARABIC </w:instrText>
        <w:fldChar w:fldCharType="separate"/>
      </w:r>
      <w:r>
        <w:rPr>
          <w:noProof/>
        </w:rPr>
        <w:t>5</w:t>
      </w:r>
      <w:r>
        <w:fldChar w:fldCharType="end"/>
        <w:br/>
      </w:r>
      <w:r>
        <w:rPr>
          <w:b w:val="0"/>
          <w:bCs w:val="0"/>
          <w:i/>
          <w:iCs/>
        </w:rPr>
        <w:t xml:space="preserve">Configuración del entrenamiento de los modelos</w:t>
      </w:r>
    </w:p>
    <w:tbl>
      <w:tblPr>
        <w:tblStyle w:val="Tablaconcuadrcula"/>
        <w:tblW w:w="0" w:type="auto"/>
        <w:jc w:val="center"/>
        <w:tblLook w:val="04A0" w:firstRow="1" w:lastRow="0" w:firstColumn="1" w:lastColumn="0" w:noHBand="0" w:noVBand="1"/>
      </w:tblPr>
      <w:tblGrid>
        <w:gridCol w:w="3400"/>
        <w:gridCol w:w="2600"/>
        <w:gridCol w:w="2600"/>
      </w:tblGrid>
      <w:tr>
        <w:trPr>
          <w:tblHeader/>
          <w:jc w:val="center"/>
        </w:trPr>
        <w:tc>
          <w:tcPr>
            <w:tcW w:w="3400" w:type="dxa"/>
            <w:tcBorders>
              <w:top w:val="single" w:sz="4" w:space="0" w:color="auto"/>
              <w:left w:val="nil"/>
              <w:bottom w:val="single" w:sz="4" w:space="0" w:color="auto"/>
              <w:right w:val="nil"/>
            </w:tcBorders>
            <w:vAlign w:val="center"/>
          </w:tcPr>
          <w:p w14:paraId="5A00003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Parámetro</w:t>
            </w:r>
          </w:p>
        </w:tc>
        <w:tc>
          <w:tcPr>
            <w:tcW w:w="2600" w:type="dxa"/>
            <w:tcBorders>
              <w:top w:val="single" w:sz="4" w:space="0" w:color="auto"/>
              <w:left w:val="nil"/>
              <w:bottom w:val="single" w:sz="4" w:space="0" w:color="auto"/>
              <w:right w:val="nil"/>
            </w:tcBorders>
            <w:vAlign w:val="center"/>
          </w:tcPr>
          <w:p w14:paraId="5A00003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2600" w:type="dxa"/>
            <w:tcBorders>
              <w:top w:val="single" w:sz="4" w:space="0" w:color="auto"/>
              <w:left w:val="nil"/>
              <w:bottom w:val="single" w:sz="4" w:space="0" w:color="auto"/>
              <w:right w:val="nil"/>
            </w:tcBorders>
            <w:vAlign w:val="center"/>
          </w:tcPr>
          <w:p w14:paraId="5A00003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r>
      <w:tr>
        <w:trPr>
          <w:cantSplit/>
          <w:jc w:val="center"/>
        </w:trPr>
        <w:tc>
          <w:tcPr>
            <w:tcW w:w="3400" w:type="dxa"/>
            <w:tcBorders>
              <w:top w:val="nil"/>
              <w:left w:val="nil"/>
              <w:bottom w:val="nil"/>
              <w:right w:val="nil"/>
            </w:tcBorders>
            <w:vAlign w:val="center"/>
          </w:tcPr>
          <w:p w14:paraId="5A00003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Arquitectura base</w:t>
            </w:r>
          </w:p>
        </w:tc>
        <w:tc>
          <w:tcPr>
            <w:tcW w:w="2600" w:type="dxa"/>
            <w:tcBorders>
              <w:top w:val="nil"/>
              <w:left w:val="nil"/>
              <w:bottom w:val="nil"/>
              <w:right w:val="nil"/>
            </w:tcBorders>
            <w:vAlign w:val="center"/>
          </w:tcPr>
          <w:p w14:paraId="5A00003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YOLO11n (preentrenado)</w:t>
            </w:r>
          </w:p>
        </w:tc>
        <w:tc>
          <w:tcPr>
            <w:tcW w:w="2600" w:type="dxa"/>
            <w:tcBorders>
              <w:top w:val="nil"/>
              <w:left w:val="nil"/>
              <w:bottom w:val="nil"/>
              <w:right w:val="nil"/>
            </w:tcBorders>
            <w:vAlign w:val="center"/>
          </w:tcPr>
          <w:p w14:paraId="5A00003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YOLO11s (preentrenado)</w:t>
            </w:r>
          </w:p>
        </w:tc>
      </w:tr>
      <w:tr>
        <w:trPr>
          <w:cantSplit/>
          <w:jc w:val="center"/>
        </w:trPr>
        <w:tc>
          <w:tcPr>
            <w:tcW w:w="3400" w:type="dxa"/>
            <w:tcBorders>
              <w:top w:val="nil"/>
              <w:left w:val="nil"/>
              <w:bottom w:val="nil"/>
              <w:right w:val="nil"/>
            </w:tcBorders>
            <w:vAlign w:val="center"/>
          </w:tcPr>
          <w:p w14:paraId="5A00003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Resolución de entrada</w:t>
            </w:r>
          </w:p>
        </w:tc>
        <w:tc>
          <w:tcPr>
            <w:tcW w:w="2600" w:type="dxa"/>
            <w:tcBorders>
              <w:top w:val="nil"/>
              <w:left w:val="nil"/>
              <w:bottom w:val="nil"/>
              <w:right w:val="nil"/>
            </w:tcBorders>
            <w:vAlign w:val="center"/>
          </w:tcPr>
          <w:p w14:paraId="5A00003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640 px</w:t>
            </w:r>
          </w:p>
        </w:tc>
        <w:tc>
          <w:tcPr>
            <w:tcW w:w="2600" w:type="dxa"/>
            <w:tcBorders>
              <w:top w:val="nil"/>
              <w:left w:val="nil"/>
              <w:bottom w:val="nil"/>
              <w:right w:val="nil"/>
            </w:tcBorders>
            <w:vAlign w:val="center"/>
          </w:tcPr>
          <w:p w14:paraId="5A0000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1024 px</w:t>
            </w:r>
          </w:p>
        </w:tc>
      </w:tr>
      <w:tr>
        <w:trPr>
          <w:cantSplit/>
          <w:jc w:val="center"/>
        </w:trPr>
        <w:tc>
          <w:tcPr>
            <w:tcW w:w="3400" w:type="dxa"/>
            <w:tcBorders>
              <w:top w:val="nil"/>
              <w:left w:val="nil"/>
              <w:bottom w:val="nil"/>
              <w:right w:val="nil"/>
            </w:tcBorders>
            <w:vAlign w:val="center"/>
          </w:tcPr>
          <w:p w14:paraId="5A00003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Épocas programadas / ejecutadas</w:t>
            </w:r>
          </w:p>
        </w:tc>
        <w:tc>
          <w:tcPr>
            <w:tcW w:w="2600" w:type="dxa"/>
            <w:tcBorders>
              <w:top w:val="nil"/>
              <w:left w:val="nil"/>
              <w:bottom w:val="nil"/>
              <w:right w:val="nil"/>
            </w:tcBorders>
            <w:vAlign w:val="center"/>
          </w:tcPr>
          <w:p w14:paraId="5A0000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180 / 179</w:t>
            </w:r>
          </w:p>
        </w:tc>
        <w:tc>
          <w:tcPr>
            <w:tcW w:w="2600" w:type="dxa"/>
            <w:tcBorders>
              <w:top w:val="nil"/>
              <w:left w:val="nil"/>
              <w:bottom w:val="nil"/>
              <w:right w:val="nil"/>
            </w:tcBorders>
            <w:vAlign w:val="center"/>
          </w:tcPr>
          <w:p w14:paraId="5A0000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200 / 109</w:t>
            </w:r>
          </w:p>
        </w:tc>
      </w:tr>
      <w:tr>
        <w:trPr>
          <w:cantSplit/>
          <w:jc w:val="center"/>
        </w:trPr>
        <w:tc>
          <w:tcPr>
            <w:tcW w:w="3400" w:type="dxa"/>
            <w:tcBorders>
              <w:top w:val="nil"/>
              <w:left w:val="nil"/>
              <w:bottom w:val="nil"/>
              <w:right w:val="nil"/>
            </w:tcBorders>
            <w:vAlign w:val="center"/>
          </w:tcPr>
          <w:p w14:paraId="5A00004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Paciencia (parada temprana)</w:t>
            </w:r>
          </w:p>
        </w:tc>
        <w:tc>
          <w:tcPr>
            <w:tcW w:w="2600" w:type="dxa"/>
            <w:tcBorders>
              <w:top w:val="nil"/>
              <w:left w:val="nil"/>
              <w:bottom w:val="nil"/>
              <w:right w:val="nil"/>
            </w:tcBorders>
            <w:vAlign w:val="center"/>
          </w:tcPr>
          <w:p w14:paraId="5A0000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40 épocas</w:t>
            </w:r>
          </w:p>
        </w:tc>
        <w:tc>
          <w:tcPr>
            <w:tcW w:w="2600" w:type="dxa"/>
            <w:tcBorders>
              <w:top w:val="nil"/>
              <w:left w:val="nil"/>
              <w:bottom w:val="nil"/>
              <w:right w:val="nil"/>
            </w:tcBorders>
            <w:vAlign w:val="center"/>
          </w:tcPr>
          <w:p w14:paraId="5A0000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40 épocas</w:t>
            </w:r>
          </w:p>
        </w:tc>
      </w:tr>
      <w:tr>
        <w:trPr>
          <w:cantSplit/>
          <w:jc w:val="center"/>
        </w:trPr>
        <w:tc>
          <w:tcPr>
            <w:tcW w:w="3400" w:type="dxa"/>
            <w:tcBorders>
              <w:top w:val="nil"/>
              <w:left w:val="nil"/>
              <w:bottom w:val="nil"/>
              <w:right w:val="nil"/>
            </w:tcBorders>
            <w:vAlign w:val="center"/>
          </w:tcPr>
          <w:p w14:paraId="5A00004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Tamaño de lote</w:t>
            </w:r>
          </w:p>
        </w:tc>
        <w:tc>
          <w:tcPr>
            <w:tcW w:w="2600" w:type="dxa"/>
            <w:tcBorders>
              <w:top w:val="nil"/>
              <w:left w:val="nil"/>
              <w:bottom w:val="nil"/>
              <w:right w:val="nil"/>
            </w:tcBorders>
            <w:vAlign w:val="center"/>
          </w:tcPr>
          <w:p w14:paraId="5A00004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32</w:t>
            </w:r>
          </w:p>
        </w:tc>
        <w:tc>
          <w:tcPr>
            <w:tcW w:w="2600" w:type="dxa"/>
            <w:tcBorders>
              <w:top w:val="nil"/>
              <w:left w:val="nil"/>
              <w:bottom w:val="nil"/>
              <w:right w:val="nil"/>
            </w:tcBorders>
            <w:vAlign w:val="center"/>
          </w:tcPr>
          <w:p w14:paraId="5A00004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r>
      <w:tr>
        <w:trPr>
          <w:cantSplit/>
          <w:jc w:val="center"/>
        </w:trPr>
        <w:tc>
          <w:tcPr>
            <w:tcW w:w="3400" w:type="dxa"/>
            <w:tcBorders>
              <w:top w:val="nil"/>
              <w:left w:val="nil"/>
              <w:bottom w:val="nil"/>
              <w:right w:val="nil"/>
            </w:tcBorders>
            <w:vAlign w:val="center"/>
          </w:tcPr>
          <w:p w14:paraId="5A00004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Optimizador y tasa inicial</w:t>
            </w:r>
          </w:p>
        </w:tc>
        <w:tc>
          <w:tcPr>
            <w:tcW w:w="2600" w:type="dxa"/>
            <w:tcBorders>
              <w:top w:val="nil"/>
              <w:left w:val="nil"/>
              <w:bottom w:val="nil"/>
              <w:right w:val="nil"/>
            </w:tcBorders>
            <w:vAlign w:val="center"/>
          </w:tcPr>
          <w:p w14:paraId="5A00004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Automático, 0.01</w:t>
            </w:r>
          </w:p>
        </w:tc>
        <w:tc>
          <w:tcPr>
            <w:tcW w:w="2600" w:type="dxa"/>
            <w:tcBorders>
              <w:top w:val="nil"/>
              <w:left w:val="nil"/>
              <w:bottom w:val="nil"/>
              <w:right w:val="nil"/>
            </w:tcBorders>
            <w:vAlign w:val="center"/>
          </w:tcPr>
          <w:p w14:paraId="5A00004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Automático, 0.01</w:t>
            </w:r>
          </w:p>
        </w:tc>
      </w:tr>
      <w:tr>
        <w:trPr>
          <w:cantSplit/>
          <w:jc w:val="center"/>
        </w:trPr>
        <w:tc>
          <w:tcPr>
            <w:tcW w:w="3400" w:type="dxa"/>
            <w:tcBorders>
              <w:top w:val="nil"/>
              <w:left w:val="nil"/>
              <w:bottom w:val="nil"/>
              <w:right w:val="nil"/>
            </w:tcBorders>
            <w:vAlign w:val="center"/>
          </w:tcPr>
          <w:p w14:paraId="5A00004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Programación de la tasa de aprendizaje</w:t>
            </w:r>
          </w:p>
        </w:tc>
        <w:tc>
          <w:tcPr>
            <w:tcW w:w="2600" w:type="dxa"/>
            <w:tcBorders>
              <w:top w:val="nil"/>
              <w:left w:val="nil"/>
              <w:bottom w:val="nil"/>
              <w:right w:val="nil"/>
            </w:tcBorders>
            <w:vAlign w:val="center"/>
          </w:tcPr>
          <w:p w14:paraId="5A00004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Coseno</w:t>
            </w:r>
          </w:p>
        </w:tc>
        <w:tc>
          <w:tcPr>
            <w:tcW w:w="2600" w:type="dxa"/>
            <w:tcBorders>
              <w:top w:val="nil"/>
              <w:left w:val="nil"/>
              <w:bottom w:val="nil"/>
              <w:right w:val="nil"/>
            </w:tcBorders>
            <w:vAlign w:val="center"/>
          </w:tcPr>
          <w:p w14:paraId="5A00004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Coseno</w:t>
            </w:r>
          </w:p>
        </w:tc>
      </w:tr>
      <w:tr>
        <w:trPr>
          <w:cantSplit/>
          <w:jc w:val="center"/>
        </w:trPr>
        <w:tc>
          <w:tcPr>
            <w:tcW w:w="3400" w:type="dxa"/>
            <w:tcBorders>
              <w:top w:val="nil"/>
              <w:left w:val="nil"/>
              <w:bottom w:val="nil"/>
              <w:right w:val="nil"/>
            </w:tcBorders>
            <w:vAlign w:val="center"/>
          </w:tcPr>
          <w:p w14:paraId="5A00004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Mejor época (validación)</w:t>
            </w:r>
          </w:p>
        </w:tc>
        <w:tc>
          <w:tcPr>
            <w:tcW w:w="2600" w:type="dxa"/>
            <w:tcBorders>
              <w:top w:val="nil"/>
              <w:left w:val="nil"/>
              <w:bottom w:val="nil"/>
              <w:right w:val="nil"/>
            </w:tcBorders>
            <w:vAlign w:val="center"/>
          </w:tcPr>
          <w:p w14:paraId="5A00004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139</w:t>
            </w:r>
          </w:p>
        </w:tc>
        <w:tc>
          <w:tcPr>
            <w:tcW w:w="2600" w:type="dxa"/>
            <w:tcBorders>
              <w:top w:val="nil"/>
              <w:left w:val="nil"/>
              <w:bottom w:val="nil"/>
              <w:right w:val="nil"/>
            </w:tcBorders>
            <w:vAlign w:val="center"/>
          </w:tcPr>
          <w:p w14:paraId="5A00005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93</w:t>
            </w:r>
          </w:p>
        </w:tc>
      </w:tr>
      <w:tr>
        <w:trPr>
          <w:cantSplit/>
          <w:jc w:val="center"/>
        </w:trPr>
        <w:tc>
          <w:tcPr>
            <w:tcW w:w="3400" w:type="dxa"/>
            <w:tcBorders>
              <w:top w:val="nil"/>
              <w:left w:val="nil"/>
              <w:bottom w:val="nil"/>
              <w:right w:val="nil"/>
            </w:tcBorders>
            <w:vAlign w:val="center"/>
          </w:tcPr>
          <w:p w14:paraId="5A00005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mAP50 en validación (mejor época)</w:t>
            </w:r>
          </w:p>
        </w:tc>
        <w:tc>
          <w:tcPr>
            <w:tcW w:w="2600" w:type="dxa"/>
            <w:tcBorders>
              <w:top w:val="nil"/>
              <w:left w:val="nil"/>
              <w:bottom w:val="nil"/>
              <w:right w:val="nil"/>
            </w:tcBorders>
            <w:vAlign w:val="center"/>
          </w:tcPr>
          <w:p w14:paraId="5A00005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90.7 %</w:t>
            </w:r>
          </w:p>
        </w:tc>
        <w:tc>
          <w:tcPr>
            <w:tcW w:w="2600" w:type="dxa"/>
            <w:tcBorders>
              <w:top w:val="nil"/>
              <w:left w:val="nil"/>
              <w:bottom w:val="nil"/>
              <w:right w:val="nil"/>
            </w:tcBorders>
            <w:vAlign w:val="center"/>
          </w:tcPr>
          <w:p w14:paraId="5A00005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78.7 %</w:t>
            </w:r>
          </w:p>
        </w:tc>
      </w:tr>
      <w:tr>
        <w:trPr>
          <w:cantSplit/>
          <w:jc w:val="center"/>
        </w:trPr>
        <w:tc>
          <w:tcPr>
            <w:tcW w:w="3400" w:type="dxa"/>
            <w:tcBorders>
              <w:top w:val="nil"/>
              <w:left w:val="nil"/>
              <w:bottom w:val="single" w:sz="4" w:space="0" w:color="auto"/>
              <w:right w:val="nil"/>
            </w:tcBorders>
            <w:vAlign w:val="center"/>
          </w:tcPr>
          <w:p w14:paraId="5A000054"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mAP50-95 en validación (mejor época)</w:t>
            </w:r>
          </w:p>
        </w:tc>
        <w:tc>
          <w:tcPr>
            <w:tcW w:w="2600" w:type="dxa"/>
            <w:tcBorders>
              <w:top w:val="nil"/>
              <w:left w:val="nil"/>
              <w:bottom w:val="single" w:sz="4" w:space="0" w:color="auto"/>
              <w:right w:val="nil"/>
            </w:tcBorders>
            <w:vAlign w:val="center"/>
          </w:tcPr>
          <w:p w14:paraId="5A00005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84.6 %</w:t>
            </w:r>
          </w:p>
        </w:tc>
        <w:tc>
          <w:tcPr>
            <w:tcW w:w="2600" w:type="dxa"/>
            <w:tcBorders>
              <w:top w:val="nil"/>
              <w:left w:val="nil"/>
              <w:bottom w:val="single" w:sz="4" w:space="0" w:color="auto"/>
              <w:right w:val="nil"/>
            </w:tcBorders>
            <w:vAlign w:val="center"/>
          </w:tcPr>
          <w:p w14:paraId="5A00005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59.1 %</w:t>
            </w:r>
          </w:p>
        </w:tc>
      </w:tr>
    </w:tbl>
    <w:p w14:paraId="5A000057"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 los archivos args.yaml y results.csv generados por Ultralytics durante el entrenamiento.</w:t>
      </w:r>
    </w:p>
    <w:p w14:paraId="5A000058" w14:textId="77777777">
      <w:pPr>
        <w:pStyle w:val="APA7"/>
      </w:pPr>
      <w:r>
        <w:t xml:space="preserve">La Figura 3 muestra la evolución de las métricas mAP50 y mAP50-95 en el conjunto de validación durante el entrenamiento. En ambos modelos la curva de mAP50 superó el umbral del 70 % y se estabilizó en las últimas épocas, lo que indicó que el entrenamiento convergió sin evidencias de sobreajuste severo. El modelo de hojas superó el umbral antes de la décima época, se estabilizó por encima del 90 % de mAP50 y finalizó por parada temprana en la época 179, al no mejorar durante 40 épocas consecutivas desde la época 139. El modelo de frutos requirió alrededor de 25 épocas para superar el umbral y se estabilizó cerca del 78 %, lo que reflejó la mayor dificultad de esta tarea, con seis clases y lesiones de menor contraste sobre la cáscara oscura del fruto.</w:t>
      </w:r>
    </w:p>
    <w:p w14:paraId="5A000059" w14:textId="77777777">
      <w:pPr>
        <w:pStyle w:val="FIGURA0"/>
        <w:keepNext/>
        <w:keepLines/>
      </w:pPr>
      <w:r>
        <w:t xml:space="preserve">Figura </w:t>
        <w:fldChar w:fldCharType="begin"/>
        <w:instrText xml:space="preserve"> SEQ Figura \* ARABIC </w:instrText>
        <w:fldChar w:fldCharType="separate"/>
      </w:r>
      <w:r>
        <w:rPr>
          <w:noProof/>
        </w:rPr>
        <w:t>3</w:t>
      </w:r>
      <w:r>
        <w:fldChar w:fldCharType="end"/>
        <w:br/>
      </w:r>
      <w:r>
        <w:rPr>
          <w:b w:val="0"/>
          <w:bCs w:val="0"/>
          <w:i/>
          <w:iCs/>
        </w:rPr>
        <w:t xml:space="preserve">Evolución de mAP50 y mAP50-95 durante el entrenamiento</w:t>
      </w:r>
    </w:p>
    <w:p w14:paraId="5A00005A" w14:textId="77777777">
      <w:pPr>
        <w:pStyle w:val="APA7"/>
        <w:keepNext/>
        <w:ind w:firstLine="0"/>
        <w:jc w:val="center"/>
      </w:pPr>
      <w:r>
        <w:rPr>
          <w:noProof/>
        </w:rPr>
        <w:drawing>
          <wp:inline distT="0" distB="0" distL="0" distR="0">
            <wp:extent cx="5580000" cy="2272934"/>
            <wp:effectExtent l="0" t="0" r="0" b="0"/>
            <wp:docPr id="880002" name="Imagen 880002" descr="Curvas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 name="cap3_fig2.png"/>
                    <pic:cNvPicPr/>
                  </pic:nvPicPr>
                  <pic:blipFill>
                    <a:blip r:embed="rIdCap3Img2"/>
                    <a:stretch>
                      <a:fillRect/>
                    </a:stretch>
                  </pic:blipFill>
                  <pic:spPr>
                    <a:xfrm>
                      <a:off x="0" y="0"/>
                      <a:ext cx="5580000" cy="2272934"/>
                    </a:xfrm>
                    <a:prstGeom prst="rect">
                      <a:avLst/>
                    </a:prstGeom>
                  </pic:spPr>
                </pic:pic>
              </a:graphicData>
            </a:graphic>
          </wp:inline>
        </w:drawing>
      </w:r>
    </w:p>
    <w:p w14:paraId="5A00005B"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 línea punteada representa el umbral mínimo de desempeño (mAP50 = 70 %) establecido en la hipótesis específica 1.</w:t>
      </w:r>
    </w:p>
    <w:p w14:paraId="5A00005C" w14:textId="77777777">
      <w:pPr>
        <w:pStyle w:val="APA7"/>
        <w:rPr>
          <w:b/>
          <w:bCs/>
        </w:rPr>
      </w:pPr>
      <w:r>
        <w:rPr>
          <w:b/>
          <w:bCs/>
        </w:rPr>
        <w:t xml:space="preserve">Resultados del objetivo específico 1: precisión en el diagnóstico fitosanitario</w:t>
      </w:r>
    </w:p>
    <w:p w14:paraId="5A00005D" w14:textId="77777777">
      <w:pPr>
        <w:pStyle w:val="APA7"/>
      </w:pPr>
      <w:r>
        <w:t xml:space="preserve">Para determinar la precisión del diagnóstico, ambos modelos se evaluaron sobre el conjunto de prueba, conformado por imágenes que no participaron en el entrenamiento ni en la selección del modelo. Los resultados globales se presentan en la Tabla 6, junto con el nivel alcanzado según la escala definida en la matriz de operacionalización (alto si mAP50 ≥ 85 %, aceptable entre 70 % y 84 %, y bajo si es menor de 70 %).</w:t>
      </w:r>
    </w:p>
    <w:p w14:paraId="5A00005E" w14:textId="77777777">
      <w:pPr>
        <w:pStyle w:val="TABLA0"/>
        <w:keepNext/>
        <w:keepLines/>
      </w:pPr>
      <w:r>
        <w:t xml:space="preserve">Tabla </w:t>
        <w:fldChar w:fldCharType="begin"/>
        <w:instrText xml:space="preserve"> SEQ Tabla \* ARABIC </w:instrText>
        <w:fldChar w:fldCharType="separate"/>
      </w:r>
      <w:r>
        <w:rPr>
          <w:noProof/>
        </w:rPr>
        <w:t>6</w:t>
      </w:r>
      <w:r>
        <w:fldChar w:fldCharType="end"/>
        <w:br/>
      </w:r>
      <w:r>
        <w:rPr>
          <w:b w:val="0"/>
          <w:bCs w:val="0"/>
          <w:i/>
          <w:iCs/>
        </w:rPr>
        <w:t xml:space="preserve">Desempeño global de los modelos en el conjunto de prueba</w:t>
      </w:r>
    </w:p>
    <w:tbl>
      <w:tblPr>
        <w:tblStyle w:val="Tablaconcuadrcula"/>
        <w:tblW w:w="0" w:type="auto"/>
        <w:jc w:val="center"/>
        <w:tblLook w:val="04A0" w:firstRow="1" w:lastRow="0" w:firstColumn="1" w:lastColumn="0" w:noHBand="0" w:noVBand="1"/>
      </w:tblPr>
      <w:tblGrid>
        <w:gridCol w:w="1200"/>
        <w:gridCol w:w="1300"/>
        <w:gridCol w:w="1200"/>
        <w:gridCol w:w="1200"/>
        <w:gridCol w:w="1100"/>
        <w:gridCol w:w="1200"/>
        <w:gridCol w:w="1300"/>
      </w:tblGrid>
      <w:tr>
        <w:trPr>
          <w:tblHeader/>
          <w:jc w:val="center"/>
        </w:trPr>
        <w:tc>
          <w:tcPr>
            <w:tcW w:w="1200" w:type="dxa"/>
            <w:tcBorders>
              <w:top w:val="single" w:sz="4" w:space="0" w:color="auto"/>
              <w:left w:val="nil"/>
              <w:bottom w:val="single" w:sz="4" w:space="0" w:color="auto"/>
              <w:right w:val="nil"/>
            </w:tcBorders>
            <w:vAlign w:val="center"/>
          </w:tcPr>
          <w:p w14:paraId="5A00005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06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Precisión (P)</w:t>
            </w:r>
          </w:p>
        </w:tc>
        <w:tc>
          <w:tcPr>
            <w:tcW w:w="1200" w:type="dxa"/>
            <w:tcBorders>
              <w:top w:val="single" w:sz="4" w:space="0" w:color="auto"/>
              <w:left w:val="nil"/>
              <w:bottom w:val="single" w:sz="4" w:space="0" w:color="auto"/>
              <w:right w:val="nil"/>
            </w:tcBorders>
            <w:vAlign w:val="center"/>
          </w:tcPr>
          <w:p w14:paraId="5A00006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Recall (R)</w:t>
            </w:r>
          </w:p>
        </w:tc>
        <w:tc>
          <w:tcPr>
            <w:tcW w:w="1200" w:type="dxa"/>
            <w:tcBorders>
              <w:top w:val="single" w:sz="4" w:space="0" w:color="auto"/>
              <w:left w:val="nil"/>
              <w:bottom w:val="single" w:sz="4" w:space="0" w:color="auto"/>
              <w:right w:val="nil"/>
            </w:tcBorders>
            <w:vAlign w:val="center"/>
          </w:tcPr>
          <w:p w14:paraId="5A00006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F1-score</w:t>
            </w:r>
          </w:p>
        </w:tc>
        <w:tc>
          <w:tcPr>
            <w:tcW w:w="1100" w:type="dxa"/>
            <w:tcBorders>
              <w:top w:val="single" w:sz="4" w:space="0" w:color="auto"/>
              <w:left w:val="nil"/>
              <w:bottom w:val="single" w:sz="4" w:space="0" w:color="auto"/>
              <w:right w:val="nil"/>
            </w:tcBorders>
            <w:vAlign w:val="center"/>
          </w:tcPr>
          <w:p w14:paraId="5A0000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c>
          <w:tcPr>
            <w:tcW w:w="1300" w:type="dxa"/>
            <w:tcBorders>
              <w:top w:val="single" w:sz="4" w:space="0" w:color="auto"/>
              <w:left w:val="nil"/>
              <w:bottom w:val="single" w:sz="4" w:space="0" w:color="auto"/>
              <w:right w:val="nil"/>
            </w:tcBorders>
            <w:vAlign w:val="center"/>
          </w:tcPr>
          <w:p w14:paraId="5A00006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Nivel</w:t>
            </w:r>
          </w:p>
        </w:tc>
      </w:tr>
      <w:tr>
        <w:trPr>
          <w:cantSplit/>
          <w:jc w:val="center"/>
        </w:trPr>
        <w:tc>
          <w:tcPr>
            <w:tcW w:w="1200" w:type="dxa"/>
            <w:tcBorders>
              <w:top w:val="nil"/>
              <w:left w:val="nil"/>
              <w:bottom w:val="nil"/>
              <w:right w:val="nil"/>
            </w:tcBorders>
            <w:vAlign w:val="center"/>
          </w:tcPr>
          <w:p w14:paraId="5A00006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06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88.7 %</w:t>
            </w:r>
          </w:p>
        </w:tc>
        <w:tc>
          <w:tcPr>
            <w:tcW w:w="1200" w:type="dxa"/>
            <w:tcBorders>
              <w:top w:val="nil"/>
              <w:left w:val="nil"/>
              <w:bottom w:val="nil"/>
              <w:right w:val="nil"/>
            </w:tcBorders>
            <w:vAlign w:val="center"/>
          </w:tcPr>
          <w:p w14:paraId="5A00006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80.0 %</w:t>
            </w:r>
          </w:p>
        </w:tc>
        <w:tc>
          <w:tcPr>
            <w:tcW w:w="1200" w:type="dxa"/>
            <w:tcBorders>
              <w:top w:val="nil"/>
              <w:left w:val="nil"/>
              <w:bottom w:val="nil"/>
              <w:right w:val="nil"/>
            </w:tcBorders>
            <w:vAlign w:val="center"/>
          </w:tcPr>
          <w:p w14:paraId="5A00006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84.1 %</w:t>
            </w:r>
          </w:p>
        </w:tc>
        <w:tc>
          <w:tcPr>
            <w:tcW w:w="1100" w:type="dxa"/>
            <w:tcBorders>
              <w:top w:val="nil"/>
              <w:left w:val="nil"/>
              <w:bottom w:val="nil"/>
              <w:right w:val="nil"/>
            </w:tcBorders>
            <w:vAlign w:val="center"/>
          </w:tcPr>
          <w:p w14:paraId="5A00006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w:t>
            </w:r>
          </w:p>
        </w:tc>
        <w:tc>
          <w:tcPr>
            <w:tcW w:w="1200" w:type="dxa"/>
            <w:tcBorders>
              <w:top w:val="nil"/>
              <w:left w:val="nil"/>
              <w:bottom w:val="nil"/>
              <w:right w:val="nil"/>
            </w:tcBorders>
            <w:vAlign w:val="center"/>
          </w:tcPr>
          <w:p w14:paraId="5A00006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81.1 %</w:t>
            </w:r>
          </w:p>
        </w:tc>
        <w:tc>
          <w:tcPr>
            <w:tcW w:w="1300" w:type="dxa"/>
            <w:tcBorders>
              <w:top w:val="nil"/>
              <w:left w:val="nil"/>
              <w:bottom w:val="nil"/>
              <w:right w:val="nil"/>
            </w:tcBorders>
            <w:vAlign w:val="center"/>
          </w:tcPr>
          <w:p w14:paraId="5A00006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Alto</w:t>
            </w:r>
          </w:p>
        </w:tc>
      </w:tr>
      <w:tr>
        <w:trPr>
          <w:cantSplit/>
          <w:jc w:val="center"/>
        </w:trPr>
        <w:tc>
          <w:tcPr>
            <w:tcW w:w="1200" w:type="dxa"/>
            <w:tcBorders>
              <w:top w:val="nil"/>
              <w:left w:val="nil"/>
              <w:bottom w:val="single" w:sz="4" w:space="0" w:color="auto"/>
              <w:right w:val="nil"/>
            </w:tcBorders>
            <w:vAlign w:val="center"/>
          </w:tcPr>
          <w:p w14:paraId="5A00006D"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06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80.6 %</w:t>
            </w:r>
          </w:p>
        </w:tc>
        <w:tc>
          <w:tcPr>
            <w:tcW w:w="1200" w:type="dxa"/>
            <w:tcBorders>
              <w:top w:val="nil"/>
              <w:left w:val="nil"/>
              <w:bottom w:val="single" w:sz="4" w:space="0" w:color="auto"/>
              <w:right w:val="nil"/>
            </w:tcBorders>
            <w:vAlign w:val="center"/>
          </w:tcPr>
          <w:p w14:paraId="5A00006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68.3 %</w:t>
            </w:r>
          </w:p>
        </w:tc>
        <w:tc>
          <w:tcPr>
            <w:tcW w:w="1200" w:type="dxa"/>
            <w:tcBorders>
              <w:top w:val="nil"/>
              <w:left w:val="nil"/>
              <w:bottom w:val="single" w:sz="4" w:space="0" w:color="auto"/>
              <w:right w:val="nil"/>
            </w:tcBorders>
            <w:vAlign w:val="center"/>
          </w:tcPr>
          <w:p w14:paraId="5A00007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73.9 %</w:t>
            </w:r>
          </w:p>
        </w:tc>
        <w:tc>
          <w:tcPr>
            <w:tcW w:w="1100" w:type="dxa"/>
            <w:tcBorders>
              <w:top w:val="nil"/>
              <w:left w:val="nil"/>
              <w:bottom w:val="single" w:sz="4" w:space="0" w:color="auto"/>
              <w:right w:val="nil"/>
            </w:tcBorders>
            <w:vAlign w:val="center"/>
          </w:tcPr>
          <w:p w14:paraId="5A00007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76.4 %</w:t>
            </w:r>
          </w:p>
        </w:tc>
        <w:tc>
          <w:tcPr>
            <w:tcW w:w="1200" w:type="dxa"/>
            <w:tcBorders>
              <w:top w:val="nil"/>
              <w:left w:val="nil"/>
              <w:bottom w:val="single" w:sz="4" w:space="0" w:color="auto"/>
              <w:right w:val="nil"/>
            </w:tcBorders>
            <w:vAlign w:val="center"/>
          </w:tcPr>
          <w:p w14:paraId="5A00007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57.9 %</w:t>
            </w:r>
          </w:p>
        </w:tc>
        <w:tc>
          <w:tcPr>
            <w:tcW w:w="1300" w:type="dxa"/>
            <w:tcBorders>
              <w:top w:val="nil"/>
              <w:left w:val="nil"/>
              <w:bottom w:val="single" w:sz="4" w:space="0" w:color="auto"/>
              <w:right w:val="nil"/>
            </w:tcBorders>
            <w:vAlign w:val="center"/>
          </w:tcPr>
          <w:p w14:paraId="5A00007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Aceptable</w:t>
            </w:r>
          </w:p>
        </w:tc>
      </w:tr>
    </w:tbl>
    <w:p w14:paraId="5A00007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Evaluación con Ultralytics sobre el split de prueba (237 imágenes de hojas y 381 de frutos), con umbral de IoU de 0.50 para mAP50. Resolución de evaluación: 640 px para hojas y 1024 px para frutos.</w:t>
      </w:r>
    </w:p>
    <w:p w14:paraId="5A000075" w14:textId="77777777">
      <w:pPr>
        <w:pStyle w:val="APA7"/>
      </w:pPr>
      <w:r>
        <w:t xml:space="preserve">Como se aprecia en la Tabla 6, el modelo de hojas alcanzó un mAP50 de 88.8 % y un F1-score de 84.1 %, mientras que el modelo de frutos obtuvo un mAP50 de 76.4 % y un F1-score de 73.9 %. Ambos modelos superaron el umbral mínimo del 70 % planteado en la hipótesis específica 1: el modelo de hojas se ubicó en el nivel alto y el de frutos en el nivel aceptable. El modelo de frutos presentó una precisión (80.6 %) superior a su sensibilidad (68.3 %), lo que indicó que sus detecciones fueron mayoritariamente correctas, aunque omitió una parte de las lesiones presentes. El desempeño por clase se detalla en la Tabla 7.</w:t>
      </w:r>
    </w:p>
    <w:p w14:paraId="5A000076" w14:textId="77777777">
      <w:pPr>
        <w:pStyle w:val="TABLA0"/>
        <w:keepNext/>
        <w:keepLines/>
      </w:pPr>
      <w:r>
        <w:t xml:space="preserve">Tabla </w:t>
        <w:fldChar w:fldCharType="begin"/>
        <w:instrText xml:space="preserve"> SEQ Tabla \* ARABIC </w:instrText>
        <w:fldChar w:fldCharType="separate"/>
      </w:r>
      <w:r>
        <w:rPr>
          <w:noProof/>
        </w:rPr>
        <w:t>7</w:t>
      </w:r>
      <w:r>
        <w:fldChar w:fldCharType="end"/>
        <w:br/>
      </w:r>
      <w:r>
        <w:rPr>
          <w:b w:val="0"/>
          <w:bCs w:val="0"/>
          <w:i/>
          <w:iCs/>
        </w:rPr>
        <w:t xml:space="preserve">Desempeño por clase en el conjunto de prueba</w:t>
      </w:r>
    </w:p>
    <w:tbl>
      <w:tblPr>
        <w:tblStyle w:val="Tablaconcuadrcula"/>
        <w:tblW w:w="0" w:type="auto"/>
        <w:jc w:val="center"/>
        <w:tblLook w:val="04A0" w:firstRow="1" w:lastRow="0" w:firstColumn="1" w:lastColumn="0" w:noHBand="0" w:noVBand="1"/>
      </w:tblPr>
      <w:tblGrid>
        <w:gridCol w:w="1000"/>
        <w:gridCol w:w="2400"/>
        <w:gridCol w:w="1000"/>
        <w:gridCol w:w="1000"/>
        <w:gridCol w:w="1000"/>
        <w:gridCol w:w="1100"/>
        <w:gridCol w:w="1200"/>
      </w:tblGrid>
      <w:tr>
        <w:trPr>
          <w:tblHeader/>
          <w:jc w:val="center"/>
        </w:trPr>
        <w:tc>
          <w:tcPr>
            <w:tcW w:w="1000" w:type="dxa"/>
            <w:tcBorders>
              <w:top w:val="single" w:sz="4" w:space="0" w:color="auto"/>
              <w:left w:val="nil"/>
              <w:bottom w:val="single" w:sz="4" w:space="0" w:color="auto"/>
              <w:right w:val="nil"/>
            </w:tcBorders>
            <w:vAlign w:val="center"/>
          </w:tcPr>
          <w:p w14:paraId="5A0000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2400" w:type="dxa"/>
            <w:tcBorders>
              <w:top w:val="single" w:sz="4" w:space="0" w:color="auto"/>
              <w:left w:val="nil"/>
              <w:bottom w:val="single" w:sz="4" w:space="0" w:color="auto"/>
              <w:right w:val="nil"/>
            </w:tcBorders>
            <w:vAlign w:val="center"/>
          </w:tcPr>
          <w:p w14:paraId="5A00007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Clase</w:t>
            </w:r>
          </w:p>
        </w:tc>
        <w:tc>
          <w:tcPr>
            <w:tcW w:w="1000" w:type="dxa"/>
            <w:tcBorders>
              <w:top w:val="single" w:sz="4" w:space="0" w:color="auto"/>
              <w:left w:val="nil"/>
              <w:bottom w:val="single" w:sz="4" w:space="0" w:color="auto"/>
              <w:right w:val="nil"/>
            </w:tcBorders>
            <w:vAlign w:val="center"/>
          </w:tcPr>
          <w:p w14:paraId="5A00007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w:t>
            </w:r>
          </w:p>
        </w:tc>
        <w:tc>
          <w:tcPr>
            <w:tcW w:w="1000" w:type="dxa"/>
            <w:tcBorders>
              <w:top w:val="single" w:sz="4" w:space="0" w:color="auto"/>
              <w:left w:val="nil"/>
              <w:bottom w:val="single" w:sz="4" w:space="0" w:color="auto"/>
              <w:right w:val="nil"/>
            </w:tcBorders>
            <w:vAlign w:val="center"/>
          </w:tcPr>
          <w:p w14:paraId="5A0000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w:t>
            </w:r>
          </w:p>
        </w:tc>
        <w:tc>
          <w:tcPr>
            <w:tcW w:w="1000" w:type="dxa"/>
            <w:tcBorders>
              <w:top w:val="single" w:sz="4" w:space="0" w:color="auto"/>
              <w:left w:val="nil"/>
              <w:bottom w:val="single" w:sz="4" w:space="0" w:color="auto"/>
              <w:right w:val="nil"/>
            </w:tcBorders>
            <w:vAlign w:val="center"/>
          </w:tcPr>
          <w:p w14:paraId="5A00007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F1</w:t>
            </w:r>
          </w:p>
        </w:tc>
        <w:tc>
          <w:tcPr>
            <w:tcW w:w="1100" w:type="dxa"/>
            <w:tcBorders>
              <w:top w:val="single" w:sz="4" w:space="0" w:color="auto"/>
              <w:left w:val="nil"/>
              <w:bottom w:val="single" w:sz="4" w:space="0" w:color="auto"/>
              <w:right w:val="nil"/>
            </w:tcBorders>
            <w:vAlign w:val="center"/>
          </w:tcPr>
          <w:p w14:paraId="5A00007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w:t>
            </w:r>
          </w:p>
        </w:tc>
        <w:tc>
          <w:tcPr>
            <w:tcW w:w="1200" w:type="dxa"/>
            <w:tcBorders>
              <w:top w:val="single" w:sz="4" w:space="0" w:color="auto"/>
              <w:left w:val="nil"/>
              <w:bottom w:val="single" w:sz="4" w:space="0" w:color="auto"/>
              <w:right w:val="nil"/>
            </w:tcBorders>
            <w:vAlign w:val="center"/>
          </w:tcPr>
          <w:p w14:paraId="5A0000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mAP50-95</w:t>
            </w:r>
          </w:p>
        </w:tc>
      </w:tr>
      <w:tr>
        <w:trPr>
          <w:cantSplit/>
          <w:jc w:val="center"/>
        </w:trPr>
        <w:tc>
          <w:tcPr>
            <w:tcW w:w="1000" w:type="dxa"/>
            <w:tcBorders>
              <w:top w:val="nil"/>
              <w:left w:val="nil"/>
              <w:bottom w:val="nil"/>
              <w:right w:val="nil"/>
            </w:tcBorders>
            <w:vAlign w:val="center"/>
          </w:tcPr>
          <w:p w14:paraId="5A00007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7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w:t>
            </w:r>
          </w:p>
        </w:tc>
        <w:tc>
          <w:tcPr>
            <w:tcW w:w="1000" w:type="dxa"/>
            <w:tcBorders>
              <w:top w:val="nil"/>
              <w:left w:val="nil"/>
              <w:bottom w:val="nil"/>
              <w:right w:val="nil"/>
            </w:tcBorders>
            <w:vAlign w:val="center"/>
          </w:tcPr>
          <w:p w14:paraId="5A00008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83.2 %</w:t>
            </w:r>
          </w:p>
        </w:tc>
        <w:tc>
          <w:tcPr>
            <w:tcW w:w="1000" w:type="dxa"/>
            <w:tcBorders>
              <w:top w:val="nil"/>
              <w:left w:val="nil"/>
              <w:bottom w:val="nil"/>
              <w:right w:val="nil"/>
            </w:tcBorders>
            <w:vAlign w:val="center"/>
          </w:tcPr>
          <w:p w14:paraId="5A00008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79.0 %</w:t>
            </w:r>
          </w:p>
        </w:tc>
        <w:tc>
          <w:tcPr>
            <w:tcW w:w="1000" w:type="dxa"/>
            <w:tcBorders>
              <w:top w:val="nil"/>
              <w:left w:val="nil"/>
              <w:bottom w:val="nil"/>
              <w:right w:val="nil"/>
            </w:tcBorders>
            <w:vAlign w:val="center"/>
          </w:tcPr>
          <w:p w14:paraId="5A00008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81.0 %</w:t>
            </w:r>
          </w:p>
        </w:tc>
        <w:tc>
          <w:tcPr>
            <w:tcW w:w="1100" w:type="dxa"/>
            <w:tcBorders>
              <w:top w:val="nil"/>
              <w:left w:val="nil"/>
              <w:bottom w:val="nil"/>
              <w:right w:val="nil"/>
            </w:tcBorders>
            <w:vAlign w:val="center"/>
          </w:tcPr>
          <w:p w14:paraId="5A0000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88.9 %</w:t>
            </w:r>
          </w:p>
        </w:tc>
        <w:tc>
          <w:tcPr>
            <w:tcW w:w="1200" w:type="dxa"/>
            <w:tcBorders>
              <w:top w:val="nil"/>
              <w:left w:val="nil"/>
              <w:bottom w:val="nil"/>
              <w:right w:val="nil"/>
            </w:tcBorders>
            <w:vAlign w:val="center"/>
          </w:tcPr>
          <w:p w14:paraId="5A0000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80.8 %</w:t>
            </w:r>
          </w:p>
        </w:tc>
      </w:tr>
      <w:tr>
        <w:trPr>
          <w:cantSplit/>
          <w:jc w:val="center"/>
        </w:trPr>
        <w:tc>
          <w:tcPr>
            <w:tcW w:w="1000" w:type="dxa"/>
            <w:tcBorders>
              <w:top w:val="nil"/>
              <w:left w:val="nil"/>
              <w:bottom w:val="nil"/>
              <w:right w:val="nil"/>
            </w:tcBorders>
            <w:vAlign w:val="center"/>
          </w:tcPr>
          <w:p w14:paraId="5A00008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000" w:type="dxa"/>
            <w:tcBorders>
              <w:top w:val="nil"/>
              <w:left w:val="nil"/>
              <w:bottom w:val="nil"/>
              <w:right w:val="nil"/>
            </w:tcBorders>
            <w:vAlign w:val="center"/>
          </w:tcPr>
          <w:p w14:paraId="5A00008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w:t>
            </w:r>
          </w:p>
        </w:tc>
        <w:tc>
          <w:tcPr>
            <w:tcW w:w="1000" w:type="dxa"/>
            <w:tcBorders>
              <w:top w:val="nil"/>
              <w:left w:val="nil"/>
              <w:bottom w:val="nil"/>
              <w:right w:val="nil"/>
            </w:tcBorders>
            <w:vAlign w:val="center"/>
          </w:tcPr>
          <w:p w14:paraId="5A00008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80.8 %</w:t>
            </w:r>
          </w:p>
        </w:tc>
        <w:tc>
          <w:tcPr>
            <w:tcW w:w="1000" w:type="dxa"/>
            <w:tcBorders>
              <w:top w:val="nil"/>
              <w:left w:val="nil"/>
              <w:bottom w:val="nil"/>
              <w:right w:val="nil"/>
            </w:tcBorders>
            <w:vAlign w:val="center"/>
          </w:tcPr>
          <w:p w14:paraId="5A0000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84.6 %</w:t>
            </w:r>
          </w:p>
        </w:tc>
        <w:tc>
          <w:tcPr>
            <w:tcW w:w="1100" w:type="dxa"/>
            <w:tcBorders>
              <w:top w:val="nil"/>
              <w:left w:val="nil"/>
              <w:bottom w:val="nil"/>
              <w:right w:val="nil"/>
            </w:tcBorders>
            <w:vAlign w:val="center"/>
          </w:tcPr>
          <w:p w14:paraId="5A0000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89.3 %</w:t>
            </w:r>
          </w:p>
        </w:tc>
        <w:tc>
          <w:tcPr>
            <w:tcW w:w="1200" w:type="dxa"/>
            <w:tcBorders>
              <w:top w:val="nil"/>
              <w:left w:val="nil"/>
              <w:bottom w:val="nil"/>
              <w:right w:val="nil"/>
            </w:tcBorders>
            <w:vAlign w:val="center"/>
          </w:tcPr>
          <w:p w14:paraId="5A0000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82.5 %</w:t>
            </w:r>
          </w:p>
        </w:tc>
      </w:tr>
      <w:tr>
        <w:trPr>
          <w:cantSplit/>
          <w:jc w:val="center"/>
        </w:trPr>
        <w:tc>
          <w:tcPr>
            <w:tcW w:w="1000" w:type="dxa"/>
            <w:tcBorders>
              <w:top w:val="nil"/>
              <w:left w:val="nil"/>
              <w:bottom w:val="nil"/>
              <w:right w:val="nil"/>
            </w:tcBorders>
            <w:vAlign w:val="center"/>
          </w:tcPr>
          <w:p w14:paraId="5A00008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000" w:type="dxa"/>
            <w:tcBorders>
              <w:top w:val="nil"/>
              <w:left w:val="nil"/>
              <w:bottom w:val="nil"/>
              <w:right w:val="nil"/>
            </w:tcBorders>
            <w:vAlign w:val="center"/>
          </w:tcPr>
          <w:p w14:paraId="5A00008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83.1 %</w:t>
            </w:r>
          </w:p>
        </w:tc>
        <w:tc>
          <w:tcPr>
            <w:tcW w:w="1000" w:type="dxa"/>
            <w:tcBorders>
              <w:top w:val="nil"/>
              <w:left w:val="nil"/>
              <w:bottom w:val="nil"/>
              <w:right w:val="nil"/>
            </w:tcBorders>
            <w:vAlign w:val="center"/>
          </w:tcPr>
          <w:p w14:paraId="5A0000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63.2 %</w:t>
            </w:r>
          </w:p>
        </w:tc>
        <w:tc>
          <w:tcPr>
            <w:tcW w:w="1000" w:type="dxa"/>
            <w:tcBorders>
              <w:top w:val="nil"/>
              <w:left w:val="nil"/>
              <w:bottom w:val="nil"/>
              <w:right w:val="nil"/>
            </w:tcBorders>
            <w:vAlign w:val="center"/>
          </w:tcPr>
          <w:p w14:paraId="5A0000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71.8 %</w:t>
            </w:r>
          </w:p>
        </w:tc>
        <w:tc>
          <w:tcPr>
            <w:tcW w:w="1100" w:type="dxa"/>
            <w:tcBorders>
              <w:top w:val="nil"/>
              <w:left w:val="nil"/>
              <w:bottom w:val="nil"/>
              <w:right w:val="nil"/>
            </w:tcBorders>
            <w:vAlign w:val="center"/>
          </w:tcPr>
          <w:p w14:paraId="5A0000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79.0 %</w:t>
            </w:r>
          </w:p>
        </w:tc>
        <w:tc>
          <w:tcPr>
            <w:tcW w:w="1200" w:type="dxa"/>
            <w:tcBorders>
              <w:top w:val="nil"/>
              <w:left w:val="nil"/>
              <w:bottom w:val="nil"/>
              <w:right w:val="nil"/>
            </w:tcBorders>
            <w:vAlign w:val="center"/>
          </w:tcPr>
          <w:p w14:paraId="5A0000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70.3 %</w:t>
            </w:r>
          </w:p>
        </w:tc>
      </w:tr>
      <w:tr>
        <w:trPr>
          <w:cantSplit/>
          <w:jc w:val="center"/>
        </w:trPr>
        <w:tc>
          <w:tcPr>
            <w:tcW w:w="1000" w:type="dxa"/>
            <w:tcBorders>
              <w:top w:val="nil"/>
              <w:left w:val="nil"/>
              <w:bottom w:val="nil"/>
              <w:right w:val="nil"/>
            </w:tcBorders>
            <w:vAlign w:val="center"/>
          </w:tcPr>
          <w:p w14:paraId="5A00009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2400" w:type="dxa"/>
            <w:tcBorders>
              <w:top w:val="nil"/>
              <w:left w:val="nil"/>
              <w:bottom w:val="nil"/>
              <w:right w:val="nil"/>
            </w:tcBorders>
            <w:vAlign w:val="center"/>
          </w:tcPr>
          <w:p w14:paraId="5A00009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000" w:type="dxa"/>
            <w:tcBorders>
              <w:top w:val="nil"/>
              <w:left w:val="nil"/>
              <w:bottom w:val="nil"/>
              <w:right w:val="nil"/>
            </w:tcBorders>
            <w:vAlign w:val="center"/>
          </w:tcPr>
          <w:p w14:paraId="5A00009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99.6 %</w:t>
            </w:r>
          </w:p>
        </w:tc>
        <w:tc>
          <w:tcPr>
            <w:tcW w:w="1000" w:type="dxa"/>
            <w:tcBorders>
              <w:top w:val="nil"/>
              <w:left w:val="nil"/>
              <w:bottom w:val="nil"/>
              <w:right w:val="nil"/>
            </w:tcBorders>
            <w:vAlign w:val="center"/>
          </w:tcPr>
          <w:p w14:paraId="5A00009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000" w:type="dxa"/>
            <w:tcBorders>
              <w:top w:val="nil"/>
              <w:left w:val="nil"/>
              <w:bottom w:val="nil"/>
              <w:right w:val="nil"/>
            </w:tcBorders>
            <w:vAlign w:val="center"/>
          </w:tcPr>
          <w:p w14:paraId="5A00009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98.3 %</w:t>
            </w:r>
          </w:p>
        </w:tc>
        <w:tc>
          <w:tcPr>
            <w:tcW w:w="1100" w:type="dxa"/>
            <w:tcBorders>
              <w:top w:val="nil"/>
              <w:left w:val="nil"/>
              <w:bottom w:val="nil"/>
              <w:right w:val="nil"/>
            </w:tcBorders>
            <w:vAlign w:val="center"/>
          </w:tcPr>
          <w:p w14:paraId="5A00009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98.2 %</w:t>
            </w:r>
          </w:p>
        </w:tc>
        <w:tc>
          <w:tcPr>
            <w:tcW w:w="1200" w:type="dxa"/>
            <w:tcBorders>
              <w:top w:val="nil"/>
              <w:left w:val="nil"/>
              <w:bottom w:val="nil"/>
              <w:right w:val="nil"/>
            </w:tcBorders>
            <w:vAlign w:val="center"/>
          </w:tcPr>
          <w:p w14:paraId="5A00009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90.7 %</w:t>
            </w:r>
          </w:p>
        </w:tc>
      </w:tr>
      <w:tr>
        <w:trPr>
          <w:cantSplit/>
          <w:jc w:val="center"/>
        </w:trPr>
        <w:tc>
          <w:tcPr>
            <w:tcW w:w="1000" w:type="dxa"/>
            <w:tcBorders>
              <w:top w:val="nil"/>
              <w:left w:val="nil"/>
              <w:bottom w:val="nil"/>
              <w:right w:val="nil"/>
            </w:tcBorders>
            <w:vAlign w:val="center"/>
          </w:tcPr>
          <w:p w14:paraId="5A00009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9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 sano</w:t>
            </w:r>
          </w:p>
        </w:tc>
        <w:tc>
          <w:tcPr>
            <w:tcW w:w="1000" w:type="dxa"/>
            <w:tcBorders>
              <w:top w:val="nil"/>
              <w:left w:val="nil"/>
              <w:bottom w:val="nil"/>
              <w:right w:val="nil"/>
            </w:tcBorders>
            <w:vAlign w:val="center"/>
          </w:tcPr>
          <w:p w14:paraId="5A00009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71.4 %</w:t>
            </w:r>
          </w:p>
        </w:tc>
        <w:tc>
          <w:tcPr>
            <w:tcW w:w="1000" w:type="dxa"/>
            <w:tcBorders>
              <w:top w:val="nil"/>
              <w:left w:val="nil"/>
              <w:bottom w:val="nil"/>
              <w:right w:val="nil"/>
            </w:tcBorders>
            <w:vAlign w:val="center"/>
          </w:tcPr>
          <w:p w14:paraId="5A0000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55.8 %</w:t>
            </w:r>
          </w:p>
        </w:tc>
        <w:tc>
          <w:tcPr>
            <w:tcW w:w="1000" w:type="dxa"/>
            <w:tcBorders>
              <w:top w:val="nil"/>
              <w:left w:val="nil"/>
              <w:bottom w:val="nil"/>
              <w:right w:val="nil"/>
            </w:tcBorders>
            <w:vAlign w:val="center"/>
          </w:tcPr>
          <w:p w14:paraId="5A0000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62.6 %</w:t>
            </w:r>
          </w:p>
        </w:tc>
        <w:tc>
          <w:tcPr>
            <w:tcW w:w="1100" w:type="dxa"/>
            <w:tcBorders>
              <w:top w:val="nil"/>
              <w:left w:val="nil"/>
              <w:bottom w:val="nil"/>
              <w:right w:val="nil"/>
            </w:tcBorders>
            <w:vAlign w:val="center"/>
          </w:tcPr>
          <w:p w14:paraId="5A00009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66.8 %</w:t>
            </w:r>
          </w:p>
        </w:tc>
        <w:tc>
          <w:tcPr>
            <w:tcW w:w="1200" w:type="dxa"/>
            <w:tcBorders>
              <w:top w:val="nil"/>
              <w:left w:val="nil"/>
              <w:bottom w:val="nil"/>
              <w:right w:val="nil"/>
            </w:tcBorders>
            <w:vAlign w:val="center"/>
          </w:tcPr>
          <w:p w14:paraId="5A0000A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44.0 %</w:t>
            </w:r>
          </w:p>
        </w:tc>
      </w:tr>
      <w:tr>
        <w:trPr>
          <w:cantSplit/>
          <w:jc w:val="center"/>
        </w:trPr>
        <w:tc>
          <w:tcPr>
            <w:tcW w:w="1000" w:type="dxa"/>
            <w:tcBorders>
              <w:top w:val="nil"/>
              <w:left w:val="nil"/>
              <w:bottom w:val="nil"/>
              <w:right w:val="nil"/>
            </w:tcBorders>
            <w:vAlign w:val="center"/>
          </w:tcPr>
          <w:p w14:paraId="5A0000A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000" w:type="dxa"/>
            <w:tcBorders>
              <w:top w:val="nil"/>
              <w:left w:val="nil"/>
              <w:bottom w:val="nil"/>
              <w:right w:val="nil"/>
            </w:tcBorders>
            <w:vAlign w:val="center"/>
          </w:tcPr>
          <w:p w14:paraId="5A0000A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71.2 %</w:t>
            </w:r>
          </w:p>
        </w:tc>
        <w:tc>
          <w:tcPr>
            <w:tcW w:w="1000" w:type="dxa"/>
            <w:tcBorders>
              <w:top w:val="nil"/>
              <w:left w:val="nil"/>
              <w:bottom w:val="nil"/>
              <w:right w:val="nil"/>
            </w:tcBorders>
            <w:vAlign w:val="center"/>
          </w:tcPr>
          <w:p w14:paraId="5A0000A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56.2 %</w:t>
            </w:r>
          </w:p>
        </w:tc>
        <w:tc>
          <w:tcPr>
            <w:tcW w:w="1000" w:type="dxa"/>
            <w:tcBorders>
              <w:top w:val="nil"/>
              <w:left w:val="nil"/>
              <w:bottom w:val="nil"/>
              <w:right w:val="nil"/>
            </w:tcBorders>
            <w:vAlign w:val="center"/>
          </w:tcPr>
          <w:p w14:paraId="5A0000A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62.9 %</w:t>
            </w:r>
          </w:p>
        </w:tc>
        <w:tc>
          <w:tcPr>
            <w:tcW w:w="1100" w:type="dxa"/>
            <w:tcBorders>
              <w:top w:val="nil"/>
              <w:left w:val="nil"/>
              <w:bottom w:val="nil"/>
              <w:right w:val="nil"/>
            </w:tcBorders>
            <w:vAlign w:val="center"/>
          </w:tcPr>
          <w:p w14:paraId="5A0000A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62.7 %</w:t>
            </w:r>
          </w:p>
        </w:tc>
        <w:tc>
          <w:tcPr>
            <w:tcW w:w="1200" w:type="dxa"/>
            <w:tcBorders>
              <w:top w:val="nil"/>
              <w:left w:val="nil"/>
              <w:bottom w:val="nil"/>
              <w:right w:val="nil"/>
            </w:tcBorders>
            <w:vAlign w:val="center"/>
          </w:tcPr>
          <w:p w14:paraId="5A0000A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35.4 %</w:t>
            </w:r>
          </w:p>
        </w:tc>
      </w:tr>
      <w:tr>
        <w:trPr>
          <w:cantSplit/>
          <w:jc w:val="center"/>
        </w:trPr>
        <w:tc>
          <w:tcPr>
            <w:tcW w:w="1000" w:type="dxa"/>
            <w:tcBorders>
              <w:top w:val="nil"/>
              <w:left w:val="nil"/>
              <w:bottom w:val="nil"/>
              <w:right w:val="nil"/>
            </w:tcBorders>
            <w:vAlign w:val="center"/>
          </w:tcPr>
          <w:p w14:paraId="5A0000A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A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000" w:type="dxa"/>
            <w:tcBorders>
              <w:top w:val="nil"/>
              <w:left w:val="nil"/>
              <w:bottom w:val="nil"/>
              <w:right w:val="nil"/>
            </w:tcBorders>
            <w:vAlign w:val="center"/>
          </w:tcPr>
          <w:p w14:paraId="5A0000A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86.9 %</w:t>
            </w:r>
          </w:p>
        </w:tc>
        <w:tc>
          <w:tcPr>
            <w:tcW w:w="1000" w:type="dxa"/>
            <w:tcBorders>
              <w:top w:val="nil"/>
              <w:left w:val="nil"/>
              <w:bottom w:val="nil"/>
              <w:right w:val="nil"/>
            </w:tcBorders>
            <w:vAlign w:val="center"/>
          </w:tcPr>
          <w:p w14:paraId="5A0000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78.6 %</w:t>
            </w:r>
          </w:p>
        </w:tc>
        <w:tc>
          <w:tcPr>
            <w:tcW w:w="1000" w:type="dxa"/>
            <w:tcBorders>
              <w:top w:val="nil"/>
              <w:left w:val="nil"/>
              <w:bottom w:val="nil"/>
              <w:right w:val="nil"/>
            </w:tcBorders>
            <w:vAlign w:val="center"/>
          </w:tcPr>
          <w:p w14:paraId="5A0000A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82.5 %</w:t>
            </w:r>
          </w:p>
        </w:tc>
        <w:tc>
          <w:tcPr>
            <w:tcW w:w="1100" w:type="dxa"/>
            <w:tcBorders>
              <w:top w:val="nil"/>
              <w:left w:val="nil"/>
              <w:bottom w:val="nil"/>
              <w:right w:val="nil"/>
            </w:tcBorders>
            <w:vAlign w:val="center"/>
          </w:tcPr>
          <w:p w14:paraId="5A0000A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86.4 %</w:t>
            </w:r>
          </w:p>
        </w:tc>
        <w:tc>
          <w:tcPr>
            <w:tcW w:w="1200" w:type="dxa"/>
            <w:tcBorders>
              <w:top w:val="nil"/>
              <w:left w:val="nil"/>
              <w:bottom w:val="nil"/>
              <w:right w:val="nil"/>
            </w:tcBorders>
            <w:vAlign w:val="center"/>
          </w:tcPr>
          <w:p w14:paraId="5A0000A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67.8 %</w:t>
            </w:r>
          </w:p>
        </w:tc>
      </w:tr>
      <w:tr>
        <w:trPr>
          <w:cantSplit/>
          <w:jc w:val="center"/>
        </w:trPr>
        <w:tc>
          <w:tcPr>
            <w:tcW w:w="1000" w:type="dxa"/>
            <w:tcBorders>
              <w:top w:val="nil"/>
              <w:left w:val="nil"/>
              <w:bottom w:val="nil"/>
              <w:right w:val="nil"/>
            </w:tcBorders>
            <w:vAlign w:val="center"/>
          </w:tcPr>
          <w:p w14:paraId="5A0000A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B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000" w:type="dxa"/>
            <w:tcBorders>
              <w:top w:val="nil"/>
              <w:left w:val="nil"/>
              <w:bottom w:val="nil"/>
              <w:right w:val="nil"/>
            </w:tcBorders>
            <w:vAlign w:val="center"/>
          </w:tcPr>
          <w:p w14:paraId="5A0000B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70.2 %</w:t>
            </w:r>
          </w:p>
        </w:tc>
        <w:tc>
          <w:tcPr>
            <w:tcW w:w="1000" w:type="dxa"/>
            <w:tcBorders>
              <w:top w:val="nil"/>
              <w:left w:val="nil"/>
              <w:bottom w:val="nil"/>
              <w:right w:val="nil"/>
            </w:tcBorders>
            <w:vAlign w:val="center"/>
          </w:tcPr>
          <w:p w14:paraId="5A0000B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62.3 %</w:t>
            </w:r>
          </w:p>
        </w:tc>
        <w:tc>
          <w:tcPr>
            <w:tcW w:w="1000" w:type="dxa"/>
            <w:tcBorders>
              <w:top w:val="nil"/>
              <w:left w:val="nil"/>
              <w:bottom w:val="nil"/>
              <w:right w:val="nil"/>
            </w:tcBorders>
            <w:vAlign w:val="center"/>
          </w:tcPr>
          <w:p w14:paraId="5A0000B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66.0 %</w:t>
            </w:r>
          </w:p>
        </w:tc>
        <w:tc>
          <w:tcPr>
            <w:tcW w:w="1100" w:type="dxa"/>
            <w:tcBorders>
              <w:top w:val="nil"/>
              <w:left w:val="nil"/>
              <w:bottom w:val="nil"/>
              <w:right w:val="nil"/>
            </w:tcBorders>
            <w:vAlign w:val="center"/>
          </w:tcPr>
          <w:p w14:paraId="5A0000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72.8 %</w:t>
            </w:r>
          </w:p>
        </w:tc>
        <w:tc>
          <w:tcPr>
            <w:tcW w:w="1200" w:type="dxa"/>
            <w:tcBorders>
              <w:top w:val="nil"/>
              <w:left w:val="nil"/>
              <w:bottom w:val="nil"/>
              <w:right w:val="nil"/>
            </w:tcBorders>
            <w:vAlign w:val="center"/>
          </w:tcPr>
          <w:p w14:paraId="5A0000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64.3 %</w:t>
            </w:r>
          </w:p>
        </w:tc>
      </w:tr>
      <w:tr>
        <w:trPr>
          <w:cantSplit/>
          <w:jc w:val="center"/>
        </w:trPr>
        <w:tc>
          <w:tcPr>
            <w:tcW w:w="1000" w:type="dxa"/>
            <w:tcBorders>
              <w:top w:val="nil"/>
              <w:left w:val="nil"/>
              <w:bottom w:val="nil"/>
              <w:right w:val="nil"/>
            </w:tcBorders>
            <w:vAlign w:val="center"/>
          </w:tcPr>
          <w:p w14:paraId="5A0000B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nil"/>
              <w:right w:val="nil"/>
            </w:tcBorders>
            <w:vAlign w:val="center"/>
          </w:tcPr>
          <w:p w14:paraId="5A0000B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000" w:type="dxa"/>
            <w:tcBorders>
              <w:top w:val="nil"/>
              <w:left w:val="nil"/>
              <w:bottom w:val="nil"/>
              <w:right w:val="nil"/>
            </w:tcBorders>
            <w:vAlign w:val="center"/>
          </w:tcPr>
          <w:p w14:paraId="5A0000B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89.5 %</w:t>
            </w:r>
          </w:p>
        </w:tc>
        <w:tc>
          <w:tcPr>
            <w:tcW w:w="1000" w:type="dxa"/>
            <w:tcBorders>
              <w:top w:val="nil"/>
              <w:left w:val="nil"/>
              <w:bottom w:val="nil"/>
              <w:right w:val="nil"/>
            </w:tcBorders>
            <w:vAlign w:val="center"/>
          </w:tcPr>
          <w:p w14:paraId="5A0000B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74.9 %</w:t>
            </w:r>
          </w:p>
        </w:tc>
        <w:tc>
          <w:tcPr>
            <w:tcW w:w="1000" w:type="dxa"/>
            <w:tcBorders>
              <w:top w:val="nil"/>
              <w:left w:val="nil"/>
              <w:bottom w:val="nil"/>
              <w:right w:val="nil"/>
            </w:tcBorders>
            <w:vAlign w:val="center"/>
          </w:tcPr>
          <w:p w14:paraId="5A0000B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81.6 %</w:t>
            </w:r>
          </w:p>
        </w:tc>
        <w:tc>
          <w:tcPr>
            <w:tcW w:w="1100" w:type="dxa"/>
            <w:tcBorders>
              <w:top w:val="nil"/>
              <w:left w:val="nil"/>
              <w:bottom w:val="nil"/>
              <w:right w:val="nil"/>
            </w:tcBorders>
            <w:vAlign w:val="center"/>
          </w:tcPr>
          <w:p w14:paraId="5A0000B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80.3 %</w:t>
            </w:r>
          </w:p>
        </w:tc>
        <w:tc>
          <w:tcPr>
            <w:tcW w:w="1200" w:type="dxa"/>
            <w:tcBorders>
              <w:top w:val="nil"/>
              <w:left w:val="nil"/>
              <w:bottom w:val="nil"/>
              <w:right w:val="nil"/>
            </w:tcBorders>
            <w:vAlign w:val="center"/>
          </w:tcPr>
          <w:p w14:paraId="5A0000B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72.4 %</w:t>
            </w:r>
          </w:p>
        </w:tc>
      </w:tr>
      <w:tr>
        <w:trPr>
          <w:cantSplit/>
          <w:jc w:val="center"/>
        </w:trPr>
        <w:tc>
          <w:tcPr>
            <w:tcW w:w="1000" w:type="dxa"/>
            <w:tcBorders>
              <w:top w:val="nil"/>
              <w:left w:val="nil"/>
              <w:bottom w:val="single" w:sz="4" w:space="0" w:color="auto"/>
              <w:right w:val="nil"/>
            </w:tcBorders>
            <w:vAlign w:val="center"/>
          </w:tcPr>
          <w:p w14:paraId="5A0000BD"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2400" w:type="dxa"/>
            <w:tcBorders>
              <w:top w:val="nil"/>
              <w:left w:val="nil"/>
              <w:bottom w:val="single" w:sz="4" w:space="0" w:color="auto"/>
              <w:right w:val="nil"/>
            </w:tcBorders>
            <w:vAlign w:val="center"/>
          </w:tcPr>
          <w:p w14:paraId="5A0000BE"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000" w:type="dxa"/>
            <w:tcBorders>
              <w:top w:val="nil"/>
              <w:left w:val="nil"/>
              <w:bottom w:val="single" w:sz="4" w:space="0" w:color="auto"/>
              <w:right w:val="nil"/>
            </w:tcBorders>
            <w:vAlign w:val="center"/>
          </w:tcPr>
          <w:p w14:paraId="5A0000B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94.2 %</w:t>
            </w:r>
          </w:p>
        </w:tc>
        <w:tc>
          <w:tcPr>
            <w:tcW w:w="1000" w:type="dxa"/>
            <w:tcBorders>
              <w:top w:val="nil"/>
              <w:left w:val="nil"/>
              <w:bottom w:val="single" w:sz="4" w:space="0" w:color="auto"/>
              <w:right w:val="nil"/>
            </w:tcBorders>
            <w:vAlign w:val="center"/>
          </w:tcPr>
          <w:p w14:paraId="5A0000C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81.8 %</w:t>
            </w:r>
          </w:p>
        </w:tc>
        <w:tc>
          <w:tcPr>
            <w:tcW w:w="1000" w:type="dxa"/>
            <w:tcBorders>
              <w:top w:val="nil"/>
              <w:left w:val="nil"/>
              <w:bottom w:val="single" w:sz="4" w:space="0" w:color="auto"/>
              <w:right w:val="nil"/>
            </w:tcBorders>
            <w:vAlign w:val="center"/>
          </w:tcPr>
          <w:p w14:paraId="5A0000C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87.6 %</w:t>
            </w:r>
          </w:p>
        </w:tc>
        <w:tc>
          <w:tcPr>
            <w:tcW w:w="1100" w:type="dxa"/>
            <w:tcBorders>
              <w:top w:val="nil"/>
              <w:left w:val="nil"/>
              <w:bottom w:val="single" w:sz="4" w:space="0" w:color="auto"/>
              <w:right w:val="nil"/>
            </w:tcBorders>
            <w:vAlign w:val="center"/>
          </w:tcPr>
          <w:p w14:paraId="5A0000C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89.4 %</w:t>
            </w:r>
          </w:p>
        </w:tc>
        <w:tc>
          <w:tcPr>
            <w:tcW w:w="1200" w:type="dxa"/>
            <w:tcBorders>
              <w:top w:val="nil"/>
              <w:left w:val="nil"/>
              <w:bottom w:val="single" w:sz="4" w:space="0" w:color="auto"/>
              <w:right w:val="nil"/>
            </w:tcBorders>
            <w:vAlign w:val="center"/>
          </w:tcPr>
          <w:p w14:paraId="5A0000C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63.5 %</w:t>
            </w:r>
          </w:p>
        </w:tc>
      </w:tr>
    </w:tbl>
    <w:p w14:paraId="5A0000C4"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Resultados por clase del split de prueba.</w:t>
      </w:r>
    </w:p>
    <w:p w14:paraId="5A0000C5" w14:textId="77777777">
      <w:pPr>
        <w:pStyle w:val="APA7"/>
      </w:pPr>
      <w:r>
        <w:t xml:space="preserve">En el modelo de hojas, la deficiencia nutricional obtuvo el mejor desempeño (mAP50 = 98.2 %), seguida de la antracnosis (89.3 %) y de la hoja sana (88.9 %); la clase de plagas registró el valor más bajo (79.0 %) y la menor sensibilidad (63.2 %), debido a que los daños por trips y ácaros son pequeños y se confunden con otras alteraciones de la lámina foliar. En el modelo de frutos, sunblotch (89.4 %), cercospora (86.4 %) y pudrición peduncular (80.3 %) superaron el 80 %, mientras que la antracnosis (62.7 %) y el fruto sano (66.8 %) presentaron los valores más bajos, lo cual se asoció a la similitud visual entre las lesiones iniciales de antracnosis, las manchas de roña y el oscurecimiento natural de la cáscara del fruto Hass maduro.</w:t>
      </w:r>
    </w:p>
    <w:p w14:paraId="5A0000C6" w14:textId="77777777">
      <w:pPr>
        <w:pStyle w:val="APA7"/>
      </w:pPr>
      <w:r>
        <w:t xml:space="preserve">Para identificar el tipo de error cometido por cada modelo se elaboraron las matrices de confusión de las Figuras 4 y 5, calculadas con el mismo umbral de confianza que aplica el sistema desplegado (0.35) y un IoU mínimo de 0.45 para emparejar cada detección con su etiqueta. Las filas representan la clase real y las columnas la clase predicha; la columna «No detectado» agrupa las lesiones u órganos que el sistema no localizó y la fila «Fondo» las detecciones emitidas sobre zonas sin etiqueta (falsos positivos).</w:t>
      </w:r>
    </w:p>
    <w:p w14:paraId="5A0000C7" w14:textId="77777777">
      <w:pPr>
        <w:pStyle w:val="FIGURA0"/>
        <w:keepNext/>
        <w:keepLines/>
      </w:pPr>
      <w:r>
        <w:t xml:space="preserve">Figura </w:t>
        <w:fldChar w:fldCharType="begin"/>
        <w:instrText xml:space="preserve"> SEQ Figura \* ARABIC </w:instrText>
        <w:fldChar w:fldCharType="separate"/>
      </w:r>
      <w:r>
        <w:rPr>
          <w:noProof/>
        </w:rPr>
        <w:t>4</w:t>
      </w:r>
      <w:r>
        <w:fldChar w:fldCharType="end"/>
        <w:br/>
      </w:r>
      <w:r>
        <w:rPr>
          <w:b w:val="0"/>
          <w:bCs w:val="0"/>
          <w:i/>
          <w:iCs/>
        </w:rPr>
        <w:t xml:space="preserve">Matriz de confusión del modelo de hojas en el conjunto de prueba</w:t>
      </w:r>
    </w:p>
    <w:p w14:paraId="5A0000C8" w14:textId="77777777">
      <w:pPr>
        <w:pStyle w:val="APA7"/>
        <w:keepNext/>
        <w:ind w:firstLine="0"/>
        <w:jc w:val="center"/>
      </w:pPr>
      <w:r>
        <w:rPr>
          <w:noProof/>
        </w:rPr>
        <w:drawing>
          <wp:inline distT="0" distB="0" distL="0" distR="0">
            <wp:extent cx="4140000" cy="3288148"/>
            <wp:effectExtent l="0" t="0" r="0" b="0"/>
            <wp:docPr id="880003" name="Imagen 880003" descr="Matriz de confusión del modelo de h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3" name="cap3_fig3.png"/>
                    <pic:cNvPicPr/>
                  </pic:nvPicPr>
                  <pic:blipFill>
                    <a:blip r:embed="rIdCap3Img3"/>
                    <a:stretch>
                      <a:fillRect/>
                    </a:stretch>
                  </pic:blipFill>
                  <pic:spPr>
                    <a:xfrm>
                      <a:off x="0" y="0"/>
                      <a:ext cx="4140000" cy="3288148"/>
                    </a:xfrm>
                    <a:prstGeom prst="rect">
                      <a:avLst/>
                    </a:prstGeom>
                  </pic:spPr>
                </pic:pic>
              </a:graphicData>
            </a:graphic>
          </wp:inline>
        </w:drawing>
      </w:r>
    </w:p>
    <w:p w14:paraId="5A0000C9"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 resolución de 640 px.</w:t>
      </w:r>
    </w:p>
    <w:p w14:paraId="5A0000CA" w14:textId="77777777">
      <w:pPr>
        <w:pStyle w:val="FIGURA0"/>
        <w:keepNext/>
        <w:keepLines/>
      </w:pPr>
      <w:r>
        <w:t xml:space="preserve">Figura </w:t>
        <w:fldChar w:fldCharType="begin"/>
        <w:instrText xml:space="preserve"> SEQ Figura \* ARABIC </w:instrText>
        <w:fldChar w:fldCharType="separate"/>
      </w:r>
      <w:r>
        <w:rPr>
          <w:noProof/>
        </w:rPr>
        <w:t>5</w:t>
      </w:r>
      <w:r>
        <w:fldChar w:fldCharType="end"/>
        <w:br/>
      </w:r>
      <w:r>
        <w:rPr>
          <w:b w:val="0"/>
          <w:bCs w:val="0"/>
          <w:i/>
          <w:iCs/>
        </w:rPr>
        <w:t xml:space="preserve">Matriz de confusión del modelo de frutos en el conjunto de prueba</w:t>
      </w:r>
    </w:p>
    <w:p w14:paraId="5A0000CB" w14:textId="77777777">
      <w:pPr>
        <w:pStyle w:val="APA7"/>
        <w:keepNext/>
        <w:ind w:firstLine="0"/>
        <w:jc w:val="center"/>
      </w:pPr>
      <w:r>
        <w:rPr>
          <w:noProof/>
        </w:rPr>
        <w:drawing>
          <wp:inline distT="0" distB="0" distL="0" distR="0">
            <wp:extent cx="5580000" cy="4452961"/>
            <wp:effectExtent l="0" t="0" r="0" b="0"/>
            <wp:docPr id="880004" name="Imagen 880004" descr="Matriz de confusión del modelo de fr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4" name="cap3_fig4.png"/>
                    <pic:cNvPicPr/>
                  </pic:nvPicPr>
                  <pic:blipFill>
                    <a:blip r:embed="rIdCap3Img4"/>
                    <a:stretch>
                      <a:fillRect/>
                    </a:stretch>
                  </pic:blipFill>
                  <pic:spPr>
                    <a:xfrm>
                      <a:off x="0" y="0"/>
                      <a:ext cx="5580000" cy="4452961"/>
                    </a:xfrm>
                    <a:prstGeom prst="rect">
                      <a:avLst/>
                    </a:prstGeom>
                  </pic:spPr>
                </pic:pic>
              </a:graphicData>
            </a:graphic>
          </wp:inline>
        </w:drawing>
      </w:r>
    </w:p>
    <w:p w14:paraId="5A0000CC"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IoU de emparejamiento = 0.45.</w:t>
      </w:r>
    </w:p>
    <w:p w14:paraId="5A0000CD" w14:textId="77777777">
      <w:pPr>
        <w:pStyle w:val="APA7"/>
      </w:pPr>
      <w:r>
        <w:t xml:space="preserve">En el modelo de hojas (Figura 4), la deficiencia nutricional se reconoció en el 97.1 % de los casos, la antracnosis en el 84.1 % y la hoja sana en el 79.7 %. La clase de plagas concentró los errores: el 17.6 % de los daños por trips y ácaros no fue detectado y el 7.4 % se confundió con antracnosis, debido a que ambas afecciones producen manchas necróticas en la lámina foliar. Solo el 7.2 % de las hojas con antracnosis se clasificó como sana, mientras que el 13.0 % de las hojas sanas no fue localizado, error que no afecta el diagnóstico porque no genera alertas. En el modelo de frutos (Figura 5), las confusiones entre enfermedades fueron poco frecuentes —la más relevante fue la de roña clasificada como antracnosis (15.1 %)—, mientras que el error predominante fue la omisión: el 36.5 % de las lesiones de antracnosis y el 24.5 % de las de roña no fueron localizadas. Este patrón indicó que, cuando el modelo emitió una detección, la clase asignada fue mayoritariamente correcta, y que su principal limitación residió en la sensibilidad frente a lesiones poco visibles, aspecto que se analiza en la sección de detección temprana.</w:t>
      </w:r>
    </w:p>
    <w:p w14:paraId="5A0000CE" w14:textId="77777777">
      <w:pPr>
        <w:pStyle w:val="FIGURA0"/>
        <w:keepNext/>
        <w:keepLines/>
      </w:pPr>
      <w:r>
        <w:t xml:space="preserve">Figura </w:t>
        <w:fldChar w:fldCharType="begin"/>
        <w:instrText xml:space="preserve"> SEQ Figura \* ARABIC </w:instrText>
        <w:fldChar w:fldCharType="separate"/>
      </w:r>
      <w:r>
        <w:rPr>
          <w:noProof/>
        </w:rPr>
        <w:t>6</w:t>
      </w:r>
      <w:r>
        <w:fldChar w:fldCharType="end"/>
        <w:br/>
      </w:r>
      <w:r>
        <w:rPr>
          <w:b w:val="0"/>
          <w:bCs w:val="0"/>
          <w:i/>
          <w:iCs/>
        </w:rPr>
        <w:t xml:space="preserve">Sensibilidad (recall) por clase en el conjunto de prueba</w:t>
      </w:r>
    </w:p>
    <w:p w14:paraId="5A0000CF" w14:textId="77777777">
      <w:pPr>
        <w:pStyle w:val="APA7"/>
        <w:keepNext/>
        <w:ind w:firstLine="0"/>
        <w:jc w:val="center"/>
      </w:pPr>
      <w:r>
        <w:rPr>
          <w:noProof/>
        </w:rPr>
        <w:drawing>
          <wp:inline distT="0" distB="0" distL="0" distR="0">
            <wp:extent cx="5580000" cy="2316556"/>
            <wp:effectExtent l="0" t="0" r="0" b="0"/>
            <wp:docPr id="880005" name="Imagen 880005" descr="Sensibilidad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5" name="cap3_fig5.png"/>
                    <pic:cNvPicPr/>
                  </pic:nvPicPr>
                  <pic:blipFill>
                    <a:blip r:embed="rIdCap3Img5"/>
                    <a:stretch>
                      <a:fillRect/>
                    </a:stretch>
                  </pic:blipFill>
                  <pic:spPr>
                    <a:xfrm>
                      <a:off x="0" y="0"/>
                      <a:ext cx="5580000" cy="2316556"/>
                    </a:xfrm>
                    <a:prstGeom prst="rect">
                      <a:avLst/>
                    </a:prstGeom>
                  </pic:spPr>
                </pic:pic>
              </a:graphicData>
            </a:graphic>
          </wp:inline>
        </w:drawing>
      </w:r>
    </w:p>
    <w:p w14:paraId="5A0000D0"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Las barras grises corresponden a las clases sanas y la línea punteada al umbral del 70 %.</w:t>
      </w:r>
    </w:p>
    <w:p w14:paraId="5A0000D1" w14:textId="77777777">
      <w:pPr>
        <w:pStyle w:val="APA7"/>
      </w:pPr>
      <w:r>
        <w:t xml:space="preserve">Dado que en la práctica de campo la decisión relevante para el productor es si una hoja o un fruto presenta o no una afección, se evaluó también la precisión diagnóstica a nivel de imagen. Para ello, una imagen se consideró afectada si contenía al menos una etiqueta de enfermedad o plaga, y el sistema la clasificó como alerta si emitió al menos una detección de enfermedad con confianza igual o superior a 0.35, que es el mismo criterio que aplica la aplicación desplegada. Los resultados se presentan en la Tabla 8.</w:t>
      </w:r>
    </w:p>
    <w:p w14:paraId="5A0000D2" w14:textId="77777777">
      <w:pPr>
        <w:pStyle w:val="TABLA0"/>
        <w:keepNext/>
        <w:keepLines/>
      </w:pPr>
      <w:r>
        <w:t xml:space="preserve">Tabla </w:t>
        <w:fldChar w:fldCharType="begin"/>
        <w:instrText xml:space="preserve"> SEQ Tabla \* ARABIC </w:instrText>
        <w:fldChar w:fldCharType="separate"/>
      </w:r>
      <w:r>
        <w:rPr>
          <w:noProof/>
        </w:rPr>
        <w:t>8</w:t>
      </w:r>
      <w:r>
        <w:fldChar w:fldCharType="end"/>
        <w:br/>
      </w:r>
      <w:r>
        <w:rPr>
          <w:b w:val="0"/>
          <w:bCs w:val="0"/>
          <w:i/>
          <w:iCs/>
        </w:rPr>
        <w:t xml:space="preserve">Precisión diagnóstica a nivel de imagen (afectada frente a sana)</w:t>
      </w:r>
    </w:p>
    <w:tbl>
      <w:tblPr>
        <w:tblStyle w:val="Tablaconcuadrcula"/>
        <w:tblW w:w="0" w:type="auto"/>
        <w:jc w:val="center"/>
        <w:tblLook w:val="04A0" w:firstRow="1" w:lastRow="0" w:firstColumn="1" w:lastColumn="0" w:noHBand="0" w:noVBand="1"/>
      </w:tblPr>
      <w:tblGrid>
        <w:gridCol w:w="3000"/>
        <w:gridCol w:w="1300"/>
        <w:gridCol w:w="1400"/>
        <w:gridCol w:w="1300"/>
        <w:gridCol w:w="1400"/>
      </w:tblGrid>
      <w:tr>
        <w:trPr>
          <w:tblHeader/>
          <w:jc w:val="center"/>
        </w:trPr>
        <w:tc>
          <w:tcPr>
            <w:tcW w:w="3000" w:type="dxa"/>
            <w:tcBorders>
              <w:top w:val="single" w:sz="4" w:space="0" w:color="auto"/>
              <w:left w:val="nil"/>
              <w:bottom w:val="single" w:sz="4" w:space="0" w:color="auto"/>
              <w:right w:val="nil"/>
            </w:tcBorders>
            <w:vAlign w:val="center"/>
          </w:tcPr>
          <w:p w14:paraId="5A0000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300" w:type="dxa"/>
            <w:tcBorders>
              <w:top w:val="single" w:sz="4" w:space="0" w:color="auto"/>
              <w:left w:val="nil"/>
              <w:bottom w:val="single" w:sz="4" w:space="0" w:color="auto"/>
              <w:right w:val="nil"/>
            </w:tcBorders>
            <w:vAlign w:val="center"/>
          </w:tcPr>
          <w:p w14:paraId="5A0000D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hojas</w:t>
            </w:r>
          </w:p>
        </w:tc>
        <w:tc>
          <w:tcPr>
            <w:tcW w:w="1400" w:type="dxa"/>
            <w:tcBorders>
              <w:top w:val="single" w:sz="4" w:space="0" w:color="auto"/>
              <w:left w:val="nil"/>
              <w:bottom w:val="single" w:sz="4" w:space="0" w:color="auto"/>
              <w:right w:val="nil"/>
            </w:tcBorders>
            <w:vAlign w:val="center"/>
          </w:tcPr>
          <w:p w14:paraId="5A0000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c>
          <w:tcPr>
            <w:tcW w:w="1300" w:type="dxa"/>
            <w:tcBorders>
              <w:top w:val="single" w:sz="4" w:space="0" w:color="auto"/>
              <w:left w:val="nil"/>
              <w:bottom w:val="single" w:sz="4" w:space="0" w:color="auto"/>
              <w:right w:val="nil"/>
            </w:tcBorders>
            <w:vAlign w:val="center"/>
          </w:tcPr>
          <w:p w14:paraId="5A0000D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 de frutos</w:t>
            </w:r>
          </w:p>
        </w:tc>
        <w:tc>
          <w:tcPr>
            <w:tcW w:w="1400" w:type="dxa"/>
            <w:tcBorders>
              <w:top w:val="single" w:sz="4" w:space="0" w:color="auto"/>
              <w:left w:val="nil"/>
              <w:bottom w:val="single" w:sz="4" w:space="0" w:color="auto"/>
              <w:right w:val="nil"/>
            </w:tcBorders>
            <w:vAlign w:val="center"/>
          </w:tcPr>
          <w:p w14:paraId="5A0000D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3000" w:type="dxa"/>
            <w:tcBorders>
              <w:top w:val="nil"/>
              <w:left w:val="nil"/>
              <w:bottom w:val="nil"/>
              <w:right w:val="nil"/>
            </w:tcBorders>
            <w:vAlign w:val="center"/>
          </w:tcPr>
          <w:p w14:paraId="5A0000D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Imágenes evaluadas</w:t>
            </w:r>
          </w:p>
        </w:tc>
        <w:tc>
          <w:tcPr>
            <w:tcW w:w="1300" w:type="dxa"/>
            <w:tcBorders>
              <w:top w:val="nil"/>
              <w:left w:val="nil"/>
              <w:bottom w:val="nil"/>
              <w:right w:val="nil"/>
            </w:tcBorders>
            <w:vAlign w:val="center"/>
          </w:tcPr>
          <w:p w14:paraId="5A0000D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237</w:t>
            </w:r>
          </w:p>
        </w:tc>
        <w:tc>
          <w:tcPr>
            <w:tcW w:w="1400" w:type="dxa"/>
            <w:tcBorders>
              <w:top w:val="nil"/>
              <w:left w:val="nil"/>
              <w:bottom w:val="nil"/>
              <w:right w:val="nil"/>
            </w:tcBorders>
            <w:vAlign w:val="center"/>
          </w:tcPr>
          <w:p w14:paraId="5A0000DA"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D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381</w:t>
            </w:r>
          </w:p>
        </w:tc>
        <w:tc>
          <w:tcPr>
            <w:tcW w:w="1400" w:type="dxa"/>
            <w:tcBorders>
              <w:top w:val="nil"/>
              <w:left w:val="nil"/>
              <w:bottom w:val="nil"/>
              <w:right w:val="nil"/>
            </w:tcBorders>
            <w:vAlign w:val="center"/>
          </w:tcPr>
          <w:p w14:paraId="5A0000DC"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D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positivos / falsos negativos</w:t>
            </w:r>
          </w:p>
        </w:tc>
        <w:tc>
          <w:tcPr>
            <w:tcW w:w="1300" w:type="dxa"/>
            <w:tcBorders>
              <w:top w:val="nil"/>
              <w:left w:val="nil"/>
              <w:bottom w:val="nil"/>
              <w:right w:val="nil"/>
            </w:tcBorders>
            <w:vAlign w:val="center"/>
          </w:tcPr>
          <w:p w14:paraId="5A0000D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170 / 11</w:t>
            </w:r>
          </w:p>
        </w:tc>
        <w:tc>
          <w:tcPr>
            <w:tcW w:w="1400" w:type="dxa"/>
            <w:tcBorders>
              <w:top w:val="nil"/>
              <w:left w:val="nil"/>
              <w:bottom w:val="nil"/>
              <w:right w:val="nil"/>
            </w:tcBorders>
            <w:vAlign w:val="center"/>
          </w:tcPr>
          <w:p w14:paraId="5A0000DF"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E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276 / 44</w:t>
            </w:r>
          </w:p>
        </w:tc>
        <w:tc>
          <w:tcPr>
            <w:tcW w:w="1400" w:type="dxa"/>
            <w:tcBorders>
              <w:top w:val="nil"/>
              <w:left w:val="nil"/>
              <w:bottom w:val="nil"/>
              <w:right w:val="nil"/>
            </w:tcBorders>
            <w:vAlign w:val="center"/>
          </w:tcPr>
          <w:p w14:paraId="5A0000E1"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E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Verdaderos negativos / falsos positivos</w:t>
            </w:r>
          </w:p>
        </w:tc>
        <w:tc>
          <w:tcPr>
            <w:tcW w:w="1300" w:type="dxa"/>
            <w:tcBorders>
              <w:top w:val="nil"/>
              <w:left w:val="nil"/>
              <w:bottom w:val="nil"/>
              <w:right w:val="nil"/>
            </w:tcBorders>
            <w:vAlign w:val="center"/>
          </w:tcPr>
          <w:p w14:paraId="5A0000E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50 / 6</w:t>
            </w:r>
          </w:p>
        </w:tc>
        <w:tc>
          <w:tcPr>
            <w:tcW w:w="1400" w:type="dxa"/>
            <w:tcBorders>
              <w:top w:val="nil"/>
              <w:left w:val="nil"/>
              <w:bottom w:val="nil"/>
              <w:right w:val="nil"/>
            </w:tcBorders>
            <w:vAlign w:val="center"/>
          </w:tcPr>
          <w:p w14:paraId="5A0000E4" w14:textId="77777777">
            <w:pPr>
              <w:keepNext/>
              <w:widowControl/>
              <w:autoSpaceDE/>
              <w:autoSpaceDN/>
              <w:spacing w:before="40" w:after="40" w:line="240" w:lineRule="auto"/>
              <w:ind w:firstLine="0"/>
              <w:jc w:val="center"/>
              <w:rPr>
                <w:rFonts w:cs="Times New Roman"/>
                <w:sz w:val="20"/>
                <w:szCs w:val="20"/>
              </w:rPr>
            </w:pPr>
          </w:p>
        </w:tc>
        <w:tc>
          <w:tcPr>
            <w:tcW w:w="1300" w:type="dxa"/>
            <w:tcBorders>
              <w:top w:val="nil"/>
              <w:left w:val="nil"/>
              <w:bottom w:val="nil"/>
              <w:right w:val="nil"/>
            </w:tcBorders>
            <w:vAlign w:val="center"/>
          </w:tcPr>
          <w:p w14:paraId="5A0000E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54 / 7</w:t>
            </w:r>
          </w:p>
        </w:tc>
        <w:tc>
          <w:tcPr>
            <w:tcW w:w="1400" w:type="dxa"/>
            <w:tcBorders>
              <w:top w:val="nil"/>
              <w:left w:val="nil"/>
              <w:bottom w:val="nil"/>
              <w:right w:val="nil"/>
            </w:tcBorders>
            <w:vAlign w:val="center"/>
          </w:tcPr>
          <w:p w14:paraId="5A0000E6" w14:textId="77777777">
            <w:pPr>
              <w:keepNext/>
              <w:widowControl/>
              <w:autoSpaceDE/>
              <w:autoSpaceDN/>
              <w:spacing w:before="40" w:after="40" w:line="240" w:lineRule="auto"/>
              <w:ind w:firstLine="0"/>
              <w:jc w:val="center"/>
              <w:rPr>
                <w:rFonts w:cs="Times New Roman"/>
                <w:sz w:val="20"/>
                <w:szCs w:val="20"/>
              </w:rPr>
            </w:pPr>
          </w:p>
        </w:tc>
      </w:tr>
      <w:tr>
        <w:trPr>
          <w:cantSplit/>
          <w:jc w:val="center"/>
        </w:trPr>
        <w:tc>
          <w:tcPr>
            <w:tcW w:w="3000" w:type="dxa"/>
            <w:tcBorders>
              <w:top w:val="nil"/>
              <w:left w:val="nil"/>
              <w:bottom w:val="nil"/>
              <w:right w:val="nil"/>
            </w:tcBorders>
            <w:vAlign w:val="center"/>
          </w:tcPr>
          <w:p w14:paraId="5A0000E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Sensibilidad</w:t>
            </w:r>
          </w:p>
        </w:tc>
        <w:tc>
          <w:tcPr>
            <w:tcW w:w="1300" w:type="dxa"/>
            <w:tcBorders>
              <w:top w:val="nil"/>
              <w:left w:val="nil"/>
              <w:bottom w:val="nil"/>
              <w:right w:val="nil"/>
            </w:tcBorders>
            <w:vAlign w:val="center"/>
          </w:tcPr>
          <w:p w14:paraId="5A0000E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93.9 %</w:t>
            </w:r>
          </w:p>
        </w:tc>
        <w:tc>
          <w:tcPr>
            <w:tcW w:w="1400" w:type="dxa"/>
            <w:tcBorders>
              <w:top w:val="nil"/>
              <w:left w:val="nil"/>
              <w:bottom w:val="nil"/>
              <w:right w:val="nil"/>
            </w:tcBorders>
            <w:vAlign w:val="center"/>
          </w:tcPr>
          <w:p w14:paraId="5A0000E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89.4 – 96.6</w:t>
            </w:r>
          </w:p>
        </w:tc>
        <w:tc>
          <w:tcPr>
            <w:tcW w:w="1300" w:type="dxa"/>
            <w:tcBorders>
              <w:top w:val="nil"/>
              <w:left w:val="nil"/>
              <w:bottom w:val="nil"/>
              <w:right w:val="nil"/>
            </w:tcBorders>
            <w:vAlign w:val="center"/>
          </w:tcPr>
          <w:p w14:paraId="5A0000E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86.2 %</w:t>
            </w:r>
          </w:p>
        </w:tc>
        <w:tc>
          <w:tcPr>
            <w:tcW w:w="1400" w:type="dxa"/>
            <w:tcBorders>
              <w:top w:val="nil"/>
              <w:left w:val="nil"/>
              <w:bottom w:val="nil"/>
              <w:right w:val="nil"/>
            </w:tcBorders>
            <w:vAlign w:val="center"/>
          </w:tcPr>
          <w:p w14:paraId="5A0000E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82.0 – 89.6</w:t>
            </w:r>
          </w:p>
        </w:tc>
      </w:tr>
      <w:tr>
        <w:trPr>
          <w:cantSplit/>
          <w:jc w:val="center"/>
        </w:trPr>
        <w:tc>
          <w:tcPr>
            <w:tcW w:w="3000" w:type="dxa"/>
            <w:tcBorders>
              <w:top w:val="nil"/>
              <w:left w:val="nil"/>
              <w:bottom w:val="nil"/>
              <w:right w:val="nil"/>
            </w:tcBorders>
            <w:vAlign w:val="center"/>
          </w:tcPr>
          <w:p w14:paraId="5A0000E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Especificidad</w:t>
            </w:r>
          </w:p>
        </w:tc>
        <w:tc>
          <w:tcPr>
            <w:tcW w:w="1300" w:type="dxa"/>
            <w:tcBorders>
              <w:top w:val="nil"/>
              <w:left w:val="nil"/>
              <w:bottom w:val="nil"/>
              <w:right w:val="nil"/>
            </w:tcBorders>
            <w:vAlign w:val="center"/>
          </w:tcPr>
          <w:p w14:paraId="5A0000E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89.3 %</w:t>
            </w:r>
          </w:p>
        </w:tc>
        <w:tc>
          <w:tcPr>
            <w:tcW w:w="1400" w:type="dxa"/>
            <w:tcBorders>
              <w:top w:val="nil"/>
              <w:left w:val="nil"/>
              <w:bottom w:val="nil"/>
              <w:right w:val="nil"/>
            </w:tcBorders>
            <w:vAlign w:val="center"/>
          </w:tcPr>
          <w:p w14:paraId="5A0000E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78.5 – 95.0</w:t>
            </w:r>
          </w:p>
        </w:tc>
        <w:tc>
          <w:tcPr>
            <w:tcW w:w="1300" w:type="dxa"/>
            <w:tcBorders>
              <w:top w:val="nil"/>
              <w:left w:val="nil"/>
              <w:bottom w:val="nil"/>
              <w:right w:val="nil"/>
            </w:tcBorders>
            <w:vAlign w:val="center"/>
          </w:tcPr>
          <w:p w14:paraId="5A0000E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88.5 %</w:t>
            </w:r>
          </w:p>
        </w:tc>
        <w:tc>
          <w:tcPr>
            <w:tcW w:w="1400" w:type="dxa"/>
            <w:tcBorders>
              <w:top w:val="nil"/>
              <w:left w:val="nil"/>
              <w:bottom w:val="nil"/>
              <w:right w:val="nil"/>
            </w:tcBorders>
            <w:vAlign w:val="center"/>
          </w:tcPr>
          <w:p w14:paraId="5A0000F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78.2 – 94.3</w:t>
            </w:r>
          </w:p>
        </w:tc>
      </w:tr>
      <w:tr>
        <w:trPr>
          <w:cantSplit/>
          <w:jc w:val="center"/>
        </w:trPr>
        <w:tc>
          <w:tcPr>
            <w:tcW w:w="3000" w:type="dxa"/>
            <w:tcBorders>
              <w:top w:val="nil"/>
              <w:left w:val="nil"/>
              <w:bottom w:val="nil"/>
              <w:right w:val="nil"/>
            </w:tcBorders>
            <w:vAlign w:val="center"/>
          </w:tcPr>
          <w:p w14:paraId="5A0000F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Valor predictivo positivo</w:t>
            </w:r>
          </w:p>
        </w:tc>
        <w:tc>
          <w:tcPr>
            <w:tcW w:w="1300" w:type="dxa"/>
            <w:tcBorders>
              <w:top w:val="nil"/>
              <w:left w:val="nil"/>
              <w:bottom w:val="nil"/>
              <w:right w:val="nil"/>
            </w:tcBorders>
            <w:vAlign w:val="center"/>
          </w:tcPr>
          <w:p w14:paraId="5A0000F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96.6 %</w:t>
            </w:r>
          </w:p>
        </w:tc>
        <w:tc>
          <w:tcPr>
            <w:tcW w:w="1400" w:type="dxa"/>
            <w:tcBorders>
              <w:top w:val="nil"/>
              <w:left w:val="nil"/>
              <w:bottom w:val="nil"/>
              <w:right w:val="nil"/>
            </w:tcBorders>
            <w:vAlign w:val="center"/>
          </w:tcPr>
          <w:p w14:paraId="5A0000F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 98.4</w:t>
            </w:r>
          </w:p>
        </w:tc>
        <w:tc>
          <w:tcPr>
            <w:tcW w:w="1300" w:type="dxa"/>
            <w:tcBorders>
              <w:top w:val="nil"/>
              <w:left w:val="nil"/>
              <w:bottom w:val="nil"/>
              <w:right w:val="nil"/>
            </w:tcBorders>
            <w:vAlign w:val="center"/>
          </w:tcPr>
          <w:p w14:paraId="5A0000F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97.5 %</w:t>
            </w:r>
          </w:p>
        </w:tc>
        <w:tc>
          <w:tcPr>
            <w:tcW w:w="1400" w:type="dxa"/>
            <w:tcBorders>
              <w:top w:val="nil"/>
              <w:left w:val="nil"/>
              <w:bottom w:val="nil"/>
              <w:right w:val="nil"/>
            </w:tcBorders>
            <w:vAlign w:val="center"/>
          </w:tcPr>
          <w:p w14:paraId="5A0000F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95.0 – 98.8</w:t>
            </w:r>
          </w:p>
        </w:tc>
      </w:tr>
      <w:tr>
        <w:trPr>
          <w:cantSplit/>
          <w:jc w:val="center"/>
        </w:trPr>
        <w:tc>
          <w:tcPr>
            <w:tcW w:w="3000" w:type="dxa"/>
            <w:tcBorders>
              <w:top w:val="nil"/>
              <w:left w:val="nil"/>
              <w:bottom w:val="nil"/>
              <w:right w:val="nil"/>
            </w:tcBorders>
            <w:vAlign w:val="center"/>
          </w:tcPr>
          <w:p w14:paraId="5A0000F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Exactitud (accuracy)</w:t>
            </w:r>
          </w:p>
        </w:tc>
        <w:tc>
          <w:tcPr>
            <w:tcW w:w="1300" w:type="dxa"/>
            <w:tcBorders>
              <w:top w:val="nil"/>
              <w:left w:val="nil"/>
              <w:bottom w:val="nil"/>
              <w:right w:val="nil"/>
            </w:tcBorders>
            <w:vAlign w:val="center"/>
          </w:tcPr>
          <w:p w14:paraId="5A0000F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w:t>
            </w:r>
          </w:p>
        </w:tc>
        <w:tc>
          <w:tcPr>
            <w:tcW w:w="1400" w:type="dxa"/>
            <w:tcBorders>
              <w:top w:val="nil"/>
              <w:left w:val="nil"/>
              <w:bottom w:val="nil"/>
              <w:right w:val="nil"/>
            </w:tcBorders>
            <w:vAlign w:val="center"/>
          </w:tcPr>
          <w:p w14:paraId="5A0000F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88.8 – 95.5</w:t>
            </w:r>
          </w:p>
        </w:tc>
        <w:tc>
          <w:tcPr>
            <w:tcW w:w="1300" w:type="dxa"/>
            <w:tcBorders>
              <w:top w:val="nil"/>
              <w:left w:val="nil"/>
              <w:bottom w:val="nil"/>
              <w:right w:val="nil"/>
            </w:tcBorders>
            <w:vAlign w:val="center"/>
          </w:tcPr>
          <w:p w14:paraId="5A0000F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400" w:type="dxa"/>
            <w:tcBorders>
              <w:top w:val="nil"/>
              <w:left w:val="nil"/>
              <w:bottom w:val="nil"/>
              <w:right w:val="nil"/>
            </w:tcBorders>
            <w:vAlign w:val="center"/>
          </w:tcPr>
          <w:p w14:paraId="5A0000F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82.8 – 89.7</w:t>
            </w:r>
          </w:p>
        </w:tc>
      </w:tr>
      <w:tr>
        <w:trPr>
          <w:cantSplit/>
          <w:jc w:val="center"/>
        </w:trPr>
        <w:tc>
          <w:tcPr>
            <w:tcW w:w="3000" w:type="dxa"/>
            <w:tcBorders>
              <w:top w:val="nil"/>
              <w:left w:val="nil"/>
              <w:bottom w:val="single" w:sz="4" w:space="0" w:color="auto"/>
              <w:right w:val="nil"/>
            </w:tcBorders>
            <w:vAlign w:val="center"/>
          </w:tcPr>
          <w:p w14:paraId="5A0000FB"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Kappa de Cohen (κ)</w:t>
            </w:r>
          </w:p>
        </w:tc>
        <w:tc>
          <w:tcPr>
            <w:tcW w:w="1300" w:type="dxa"/>
            <w:tcBorders>
              <w:top w:val="nil"/>
              <w:left w:val="nil"/>
              <w:bottom w:val="single" w:sz="4" w:space="0" w:color="auto"/>
              <w:right w:val="nil"/>
            </w:tcBorders>
            <w:vAlign w:val="center"/>
          </w:tcPr>
          <w:p w14:paraId="5A0000F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0.807</w:t>
            </w:r>
          </w:p>
        </w:tc>
        <w:tc>
          <w:tcPr>
            <w:tcW w:w="1400" w:type="dxa"/>
            <w:tcBorders>
              <w:top w:val="nil"/>
              <w:left w:val="nil"/>
              <w:bottom w:val="single" w:sz="4" w:space="0" w:color="auto"/>
              <w:right w:val="nil"/>
            </w:tcBorders>
            <w:vAlign w:val="center"/>
          </w:tcPr>
          <w:p w14:paraId="5A0000FD" w14:textId="77777777">
            <w:pPr>
              <w:widowControl/>
              <w:autoSpaceDE/>
              <w:autoSpaceDN/>
              <w:spacing w:before="40" w:after="40" w:line="240" w:lineRule="auto"/>
              <w:ind w:firstLine="0"/>
              <w:jc w:val="center"/>
              <w:rPr>
                <w:rFonts w:cs="Times New Roman"/>
                <w:sz w:val="20"/>
                <w:szCs w:val="20"/>
              </w:rPr>
            </w:pPr>
          </w:p>
        </w:tc>
        <w:tc>
          <w:tcPr>
            <w:tcW w:w="1300" w:type="dxa"/>
            <w:tcBorders>
              <w:top w:val="nil"/>
              <w:left w:val="nil"/>
              <w:bottom w:val="single" w:sz="4" w:space="0" w:color="auto"/>
              <w:right w:val="nil"/>
            </w:tcBorders>
            <w:vAlign w:val="center"/>
          </w:tcPr>
          <w:p w14:paraId="5A0000F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0.600</w:t>
            </w:r>
          </w:p>
        </w:tc>
        <w:tc>
          <w:tcPr>
            <w:tcW w:w="1400" w:type="dxa"/>
            <w:tcBorders>
              <w:top w:val="nil"/>
              <w:left w:val="nil"/>
              <w:bottom w:val="single" w:sz="4" w:space="0" w:color="auto"/>
              <w:right w:val="nil"/>
            </w:tcBorders>
            <w:vAlign w:val="center"/>
          </w:tcPr>
          <w:p w14:paraId="5A0000FF" w14:textId="77777777">
            <w:pPr>
              <w:widowControl/>
              <w:autoSpaceDE/>
              <w:autoSpaceDN/>
              <w:spacing w:before="40" w:after="40" w:line="240" w:lineRule="auto"/>
              <w:ind w:firstLine="0"/>
              <w:jc w:val="center"/>
              <w:rPr>
                <w:rFonts w:cs="Times New Roman"/>
                <w:sz w:val="20"/>
                <w:szCs w:val="20"/>
              </w:rPr>
            </w:pPr>
          </w:p>
        </w:tc>
      </w:tr>
    </w:tbl>
    <w:p w14:paraId="5A000100"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Intervalos de confianza calculados con el método de Wilson. Umbral de confianza = 0.35.</w:t>
      </w:r>
    </w:p>
    <w:p w14:paraId="5A000101" w14:textId="77777777">
      <w:pPr>
        <w:pStyle w:val="APA7"/>
      </w:pPr>
      <w:r>
        <w:t xml:space="preserve">Los resultados de la Tabla 8 evidenciaron que el sistema identificó correctamente el 93.9 % de las hojas afectadas y el 86.2 % de los frutos afectados, con una especificidad de 89.3 % y 88.5 %, respectivamente. La exactitud diagnóstica fue de 92.8 % para hojas y 86.6 % para frutos. Asimismo, el valor predictivo positivo superó el 96 % en ambos casos, lo que significó que casi la totalidad de las alertas emitidas correspondieron a una afección real. El coeficiente kappa de Cohen indicó un acuerdo sustancial para hojas (κ = 0.807) y moderado para frutos (κ = 0.600) entre el diagnóstico del sistema y el etiquetado de referencia, según la escala de Landis y Koch (1977).</w:t>
      </w:r>
    </w:p>
    <w:p w14:paraId="5A000102" w14:textId="77777777">
      <w:pPr>
        <w:pStyle w:val="APA7"/>
        <w:rPr>
          <w:b/>
          <w:bCs/>
        </w:rPr>
      </w:pPr>
      <w:r>
        <w:rPr>
          <w:b/>
          <w:bCs/>
        </w:rPr>
        <w:t xml:space="preserve">Verificación en campo con el sistema desplegado</w:t>
      </w:r>
    </w:p>
    <w:p w14:paraId="5A000103" w14:textId="77777777">
      <w:pPr>
        <w:pStyle w:val="APA7"/>
      </w:pPr>
      <w:r>
        <w:t xml:space="preserve">De manera complementaria, el 7 de octubre de 2026 se realizó una inspección piloto en el fundo de palta Hass de la localidad de Chao, en la que se capturaron con la aplicación desplegada 18 imágenes de hojas y frutos en condiciones reales de campo (iluminación natural, follaje y frutos en el árbol). Los diagnósticos quedaron registrados en el historial del sistema y se exportaron en el reporte PDF del 19 de octubre de 2026. Se excluyeron seis registros (33.3 %) en los que el órgano seleccionado no correspondió a la imagen capturada: cinco imágenes de frutos registradas como hoja (inspecciones 10, 12, 13, 14 y 16) y una imagen de hoja registrada como fruto (inspección 7). Las 12 inspecciones válidas se presentan en la Tabla 9.</w:t>
      </w:r>
    </w:p>
    <w:p w14:paraId="5A000104" w14:textId="77777777">
      <w:pPr>
        <w:pStyle w:val="TABLA0"/>
        <w:keepNext/>
        <w:keepLines/>
      </w:pPr>
      <w:r>
        <w:t xml:space="preserve">Tabla </w:t>
        <w:fldChar w:fldCharType="begin"/>
        <w:instrText xml:space="preserve"> SEQ Tabla \* ARABIC </w:instrText>
        <w:fldChar w:fldCharType="separate"/>
      </w:r>
      <w:r>
        <w:rPr>
          <w:noProof/>
        </w:rPr>
        <w:t>9</w:t>
      </w:r>
      <w:r>
        <w:fldChar w:fldCharType="end"/>
        <w:br/>
      </w:r>
      <w:r>
        <w:rPr>
          <w:b w:val="0"/>
          <w:bCs w:val="0"/>
          <w:i/>
          <w:iCs/>
        </w:rPr>
        <w:t xml:space="preserve">Inspecciones válidas realizadas en campo con el sistema desplegado</w:t>
      </w:r>
    </w:p>
    <w:tbl>
      <w:tblPr>
        <w:tblStyle w:val="Tablaconcuadrcula"/>
        <w:tblW w:w="0" w:type="auto"/>
        <w:jc w:val="center"/>
        <w:tblLook w:val="04A0" w:firstRow="1" w:lastRow="0" w:firstColumn="1" w:lastColumn="0" w:noHBand="0" w:noVBand="1"/>
      </w:tblPr>
      <w:tblGrid>
        <w:gridCol w:w="700"/>
        <w:gridCol w:w="1100"/>
        <w:gridCol w:w="4800"/>
        <w:gridCol w:w="1300"/>
      </w:tblGrid>
      <w:tr>
        <w:trPr>
          <w:tblHeader/>
          <w:jc w:val="center"/>
        </w:trPr>
        <w:tc>
          <w:tcPr>
            <w:tcW w:w="700" w:type="dxa"/>
            <w:tcBorders>
              <w:top w:val="single" w:sz="4" w:space="0" w:color="auto"/>
              <w:left w:val="nil"/>
              <w:bottom w:val="single" w:sz="4" w:space="0" w:color="auto"/>
              <w:right w:val="nil"/>
            </w:tcBorders>
            <w:vAlign w:val="center"/>
          </w:tcPr>
          <w:p w14:paraId="5A00010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100" w:type="dxa"/>
            <w:tcBorders>
              <w:top w:val="single" w:sz="4" w:space="0" w:color="auto"/>
              <w:left w:val="nil"/>
              <w:bottom w:val="single" w:sz="4" w:space="0" w:color="auto"/>
              <w:right w:val="nil"/>
            </w:tcBorders>
            <w:vAlign w:val="center"/>
          </w:tcPr>
          <w:p w14:paraId="5A00010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4800" w:type="dxa"/>
            <w:tcBorders>
              <w:top w:val="single" w:sz="4" w:space="0" w:color="auto"/>
              <w:left w:val="nil"/>
              <w:bottom w:val="single" w:sz="4" w:space="0" w:color="auto"/>
              <w:right w:val="nil"/>
            </w:tcBorders>
            <w:vAlign w:val="center"/>
          </w:tcPr>
          <w:p w14:paraId="5A0001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Detecciones (confianza)</w:t>
            </w:r>
          </w:p>
        </w:tc>
        <w:tc>
          <w:tcPr>
            <w:tcW w:w="1300" w:type="dxa"/>
            <w:tcBorders>
              <w:top w:val="single" w:sz="4" w:space="0" w:color="auto"/>
              <w:left w:val="nil"/>
              <w:bottom w:val="single" w:sz="4" w:space="0" w:color="auto"/>
              <w:right w:val="nil"/>
            </w:tcBorders>
            <w:vAlign w:val="center"/>
          </w:tcPr>
          <w:p w14:paraId="5A00010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Veredicto</w:t>
            </w:r>
          </w:p>
        </w:tc>
      </w:tr>
      <w:tr>
        <w:trPr>
          <w:cantSplit/>
          <w:jc w:val="center"/>
        </w:trPr>
        <w:tc>
          <w:tcPr>
            <w:tcW w:w="700" w:type="dxa"/>
            <w:tcBorders>
              <w:top w:val="nil"/>
              <w:left w:val="nil"/>
              <w:bottom w:val="nil"/>
              <w:right w:val="nil"/>
            </w:tcBorders>
            <w:vAlign w:val="center"/>
          </w:tcPr>
          <w:p w14:paraId="5A0001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w:t>
            </w:r>
          </w:p>
        </w:tc>
        <w:tc>
          <w:tcPr>
            <w:tcW w:w="1100" w:type="dxa"/>
            <w:tcBorders>
              <w:top w:val="nil"/>
              <w:left w:val="nil"/>
              <w:bottom w:val="nil"/>
              <w:right w:val="nil"/>
            </w:tcBorders>
            <w:vAlign w:val="center"/>
          </w:tcPr>
          <w:p w14:paraId="5A00010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(54.4 %)</w:t>
            </w:r>
          </w:p>
        </w:tc>
        <w:tc>
          <w:tcPr>
            <w:tcW w:w="1300" w:type="dxa"/>
            <w:tcBorders>
              <w:top w:val="nil"/>
              <w:left w:val="nil"/>
              <w:bottom w:val="nil"/>
              <w:right w:val="nil"/>
            </w:tcBorders>
            <w:vAlign w:val="center"/>
          </w:tcPr>
          <w:p w14:paraId="5A00010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0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w:t>
            </w:r>
          </w:p>
        </w:tc>
        <w:tc>
          <w:tcPr>
            <w:tcW w:w="1100" w:type="dxa"/>
            <w:tcBorders>
              <w:top w:val="nil"/>
              <w:left w:val="nil"/>
              <w:bottom w:val="nil"/>
              <w:right w:val="nil"/>
            </w:tcBorders>
            <w:vAlign w:val="center"/>
          </w:tcPr>
          <w:p w14:paraId="5A00010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(82.7 %); roña (51.8 %)</w:t>
            </w:r>
          </w:p>
        </w:tc>
        <w:tc>
          <w:tcPr>
            <w:tcW w:w="1300" w:type="dxa"/>
            <w:tcBorders>
              <w:top w:val="nil"/>
              <w:left w:val="nil"/>
              <w:bottom w:val="nil"/>
              <w:right w:val="nil"/>
            </w:tcBorders>
            <w:vAlign w:val="center"/>
          </w:tcPr>
          <w:p w14:paraId="5A00011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w:t>
            </w:r>
          </w:p>
        </w:tc>
        <w:tc>
          <w:tcPr>
            <w:tcW w:w="1100" w:type="dxa"/>
            <w:tcBorders>
              <w:top w:val="nil"/>
              <w:left w:val="nil"/>
              <w:bottom w:val="nil"/>
              <w:right w:val="nil"/>
            </w:tcBorders>
            <w:vAlign w:val="center"/>
          </w:tcPr>
          <w:p w14:paraId="5A00011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(36.3 %)</w:t>
            </w:r>
          </w:p>
        </w:tc>
        <w:tc>
          <w:tcPr>
            <w:tcW w:w="1300" w:type="dxa"/>
            <w:tcBorders>
              <w:top w:val="nil"/>
              <w:left w:val="nil"/>
              <w:bottom w:val="nil"/>
              <w:right w:val="nil"/>
            </w:tcBorders>
            <w:vAlign w:val="center"/>
          </w:tcPr>
          <w:p w14:paraId="5A00011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w:t>
            </w:r>
          </w:p>
        </w:tc>
        <w:tc>
          <w:tcPr>
            <w:tcW w:w="1100" w:type="dxa"/>
            <w:tcBorders>
              <w:top w:val="nil"/>
              <w:left w:val="nil"/>
              <w:bottom w:val="nil"/>
              <w:right w:val="nil"/>
            </w:tcBorders>
            <w:vAlign w:val="center"/>
          </w:tcPr>
          <w:p w14:paraId="5A00011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 (90.1 %)</w:t>
            </w:r>
          </w:p>
        </w:tc>
        <w:tc>
          <w:tcPr>
            <w:tcW w:w="1300" w:type="dxa"/>
            <w:tcBorders>
              <w:top w:val="nil"/>
              <w:left w:val="nil"/>
              <w:bottom w:val="nil"/>
              <w:right w:val="nil"/>
            </w:tcBorders>
            <w:vAlign w:val="center"/>
          </w:tcPr>
          <w:p w14:paraId="5A00011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w:t>
            </w:r>
          </w:p>
        </w:tc>
        <w:tc>
          <w:tcPr>
            <w:tcW w:w="1100" w:type="dxa"/>
            <w:tcBorders>
              <w:top w:val="nil"/>
              <w:left w:val="nil"/>
              <w:bottom w:val="nil"/>
              <w:right w:val="nil"/>
            </w:tcBorders>
            <w:vAlign w:val="center"/>
          </w:tcPr>
          <w:p w14:paraId="5A00011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(62.6 %)</w:t>
            </w:r>
          </w:p>
        </w:tc>
        <w:tc>
          <w:tcPr>
            <w:tcW w:w="1300" w:type="dxa"/>
            <w:tcBorders>
              <w:top w:val="nil"/>
              <w:left w:val="nil"/>
              <w:bottom w:val="nil"/>
              <w:right w:val="nil"/>
            </w:tcBorders>
            <w:vAlign w:val="center"/>
          </w:tcPr>
          <w:p w14:paraId="5A00011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1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w:t>
            </w:r>
          </w:p>
        </w:tc>
        <w:tc>
          <w:tcPr>
            <w:tcW w:w="1100" w:type="dxa"/>
            <w:tcBorders>
              <w:top w:val="nil"/>
              <w:left w:val="nil"/>
              <w:bottom w:val="nil"/>
              <w:right w:val="nil"/>
            </w:tcBorders>
            <w:vAlign w:val="center"/>
          </w:tcPr>
          <w:p w14:paraId="5A00011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1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(74.6 % y 60.3 %)</w:t>
            </w:r>
          </w:p>
        </w:tc>
        <w:tc>
          <w:tcPr>
            <w:tcW w:w="1300" w:type="dxa"/>
            <w:tcBorders>
              <w:top w:val="nil"/>
              <w:left w:val="nil"/>
              <w:bottom w:val="nil"/>
              <w:right w:val="nil"/>
            </w:tcBorders>
            <w:vAlign w:val="center"/>
          </w:tcPr>
          <w:p w14:paraId="5A00012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w:t>
            </w:r>
          </w:p>
        </w:tc>
        <w:tc>
          <w:tcPr>
            <w:tcW w:w="1100" w:type="dxa"/>
            <w:tcBorders>
              <w:top w:val="nil"/>
              <w:left w:val="nil"/>
              <w:bottom w:val="nil"/>
              <w:right w:val="nil"/>
            </w:tcBorders>
            <w:vAlign w:val="center"/>
          </w:tcPr>
          <w:p w14:paraId="5A00012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 (96.9 %)</w:t>
            </w:r>
          </w:p>
        </w:tc>
        <w:tc>
          <w:tcPr>
            <w:tcW w:w="1300" w:type="dxa"/>
            <w:tcBorders>
              <w:top w:val="nil"/>
              <w:left w:val="nil"/>
              <w:bottom w:val="nil"/>
              <w:right w:val="nil"/>
            </w:tcBorders>
            <w:vAlign w:val="center"/>
          </w:tcPr>
          <w:p w14:paraId="5A00012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w:t>
            </w:r>
          </w:p>
        </w:tc>
        <w:tc>
          <w:tcPr>
            <w:tcW w:w="1100" w:type="dxa"/>
            <w:tcBorders>
              <w:top w:val="nil"/>
              <w:left w:val="nil"/>
              <w:bottom w:val="nil"/>
              <w:right w:val="nil"/>
            </w:tcBorders>
            <w:vAlign w:val="center"/>
          </w:tcPr>
          <w:p w14:paraId="5A00012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(81.3 %)</w:t>
            </w:r>
          </w:p>
        </w:tc>
        <w:tc>
          <w:tcPr>
            <w:tcW w:w="1300" w:type="dxa"/>
            <w:tcBorders>
              <w:top w:val="nil"/>
              <w:left w:val="nil"/>
              <w:bottom w:val="nil"/>
              <w:right w:val="nil"/>
            </w:tcBorders>
            <w:vAlign w:val="center"/>
          </w:tcPr>
          <w:p w14:paraId="5A00012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w:t>
            </w:r>
          </w:p>
        </w:tc>
        <w:tc>
          <w:tcPr>
            <w:tcW w:w="1100" w:type="dxa"/>
            <w:tcBorders>
              <w:top w:val="nil"/>
              <w:left w:val="nil"/>
              <w:bottom w:val="nil"/>
              <w:right w:val="nil"/>
            </w:tcBorders>
            <w:vAlign w:val="center"/>
          </w:tcPr>
          <w:p w14:paraId="5A00012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4800" w:type="dxa"/>
            <w:tcBorders>
              <w:top w:val="nil"/>
              <w:left w:val="nil"/>
              <w:bottom w:val="nil"/>
              <w:right w:val="nil"/>
            </w:tcBorders>
            <w:vAlign w:val="center"/>
          </w:tcPr>
          <w:p w14:paraId="5A00012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 (93.6 %); roña (80.1 %)</w:t>
            </w:r>
          </w:p>
        </w:tc>
        <w:tc>
          <w:tcPr>
            <w:tcW w:w="1300" w:type="dxa"/>
            <w:tcBorders>
              <w:top w:val="nil"/>
              <w:left w:val="nil"/>
              <w:bottom w:val="nil"/>
              <w:right w:val="nil"/>
            </w:tcBorders>
            <w:vAlign w:val="center"/>
          </w:tcPr>
          <w:p w14:paraId="5A00012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nil"/>
              <w:right w:val="nil"/>
            </w:tcBorders>
            <w:vAlign w:val="center"/>
          </w:tcPr>
          <w:p w14:paraId="5A00012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w:t>
            </w:r>
          </w:p>
        </w:tc>
        <w:tc>
          <w:tcPr>
            <w:tcW w:w="1100" w:type="dxa"/>
            <w:tcBorders>
              <w:top w:val="nil"/>
              <w:left w:val="nil"/>
              <w:bottom w:val="nil"/>
              <w:right w:val="nil"/>
            </w:tcBorders>
            <w:vAlign w:val="center"/>
          </w:tcPr>
          <w:p w14:paraId="5A00012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2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(71.2 %)</w:t>
            </w:r>
          </w:p>
        </w:tc>
        <w:tc>
          <w:tcPr>
            <w:tcW w:w="1300" w:type="dxa"/>
            <w:tcBorders>
              <w:top w:val="nil"/>
              <w:left w:val="nil"/>
              <w:bottom w:val="nil"/>
              <w:right w:val="nil"/>
            </w:tcBorders>
            <w:vAlign w:val="center"/>
          </w:tcPr>
          <w:p w14:paraId="5A00013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r>
        <w:trPr>
          <w:cantSplit/>
          <w:jc w:val="center"/>
        </w:trPr>
        <w:tc>
          <w:tcPr>
            <w:tcW w:w="700" w:type="dxa"/>
            <w:tcBorders>
              <w:top w:val="nil"/>
              <w:left w:val="nil"/>
              <w:bottom w:val="nil"/>
              <w:right w:val="nil"/>
            </w:tcBorders>
            <w:vAlign w:val="center"/>
          </w:tcPr>
          <w:p w14:paraId="5A00013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100" w:type="dxa"/>
            <w:tcBorders>
              <w:top w:val="nil"/>
              <w:left w:val="nil"/>
              <w:bottom w:val="nil"/>
              <w:right w:val="nil"/>
            </w:tcBorders>
            <w:vAlign w:val="center"/>
          </w:tcPr>
          <w:p w14:paraId="5A00013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nil"/>
              <w:right w:val="nil"/>
            </w:tcBorders>
            <w:vAlign w:val="center"/>
          </w:tcPr>
          <w:p w14:paraId="5A00013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 (60.6 %)</w:t>
            </w:r>
          </w:p>
        </w:tc>
        <w:tc>
          <w:tcPr>
            <w:tcW w:w="1300" w:type="dxa"/>
            <w:tcBorders>
              <w:top w:val="nil"/>
              <w:left w:val="nil"/>
              <w:bottom w:val="nil"/>
              <w:right w:val="nil"/>
            </w:tcBorders>
            <w:vAlign w:val="center"/>
          </w:tcPr>
          <w:p w14:paraId="5A00013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Alerta</w:t>
            </w:r>
          </w:p>
        </w:tc>
      </w:tr>
      <w:tr>
        <w:trPr>
          <w:cantSplit/>
          <w:jc w:val="center"/>
        </w:trPr>
        <w:tc>
          <w:tcPr>
            <w:tcW w:w="700" w:type="dxa"/>
            <w:tcBorders>
              <w:top w:val="nil"/>
              <w:left w:val="nil"/>
              <w:bottom w:val="single" w:sz="4" w:space="0" w:color="auto"/>
              <w:right w:val="nil"/>
            </w:tcBorders>
            <w:vAlign w:val="center"/>
          </w:tcPr>
          <w:p w14:paraId="5A00013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18</w:t>
            </w:r>
          </w:p>
        </w:tc>
        <w:tc>
          <w:tcPr>
            <w:tcW w:w="1100" w:type="dxa"/>
            <w:tcBorders>
              <w:top w:val="nil"/>
              <w:left w:val="nil"/>
              <w:bottom w:val="single" w:sz="4" w:space="0" w:color="auto"/>
              <w:right w:val="nil"/>
            </w:tcBorders>
            <w:vAlign w:val="center"/>
          </w:tcPr>
          <w:p w14:paraId="5A00013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4800" w:type="dxa"/>
            <w:tcBorders>
              <w:top w:val="nil"/>
              <w:left w:val="nil"/>
              <w:bottom w:val="single" w:sz="4" w:space="0" w:color="auto"/>
              <w:right w:val="nil"/>
            </w:tcBorders>
            <w:vAlign w:val="center"/>
          </w:tcPr>
          <w:p w14:paraId="5A000137"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Hoja sana (93.7 % y 79.5 %)</w:t>
            </w:r>
          </w:p>
        </w:tc>
        <w:tc>
          <w:tcPr>
            <w:tcW w:w="1300" w:type="dxa"/>
            <w:tcBorders>
              <w:top w:val="nil"/>
              <w:left w:val="nil"/>
              <w:bottom w:val="single" w:sz="4" w:space="0" w:color="auto"/>
              <w:right w:val="nil"/>
            </w:tcBorders>
            <w:vAlign w:val="center"/>
          </w:tcPr>
          <w:p w14:paraId="5A00013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Sano</w:t>
            </w:r>
          </w:p>
        </w:tc>
      </w:tr>
    </w:tbl>
    <w:p w14:paraId="5A000139"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del reporte de inspección fitosanitaria exportado por el sistema. Imágenes capturadas en campo en el fundo de Chao el 7 de octubre de 2026, antes de la actualización de los modelos de frutos (19 de octubre de 2026) y de hojas (20 de octubre de 2026), por lo que corresponden a las versiones anteriores de ambos modelos.</w:t>
      </w:r>
    </w:p>
    <w:p w14:paraId="5A00013A" w14:textId="77777777">
      <w:pPr>
        <w:pStyle w:val="APA7"/>
      </w:pPr>
      <w:r>
        <w:t xml:space="preserve">En las 12 inspecciones válidas el sistema emitió 16 detecciones, con una confianza media de 73.1 % (mínimo 36.3 % y máximo 96.9 %). Nueve frutos generaron una alerta fitosanitaria, con predominio de la antracnosis (siete casos), y de las tres hojas evaluadas dos se clasificaron como sanas y una con daño por plagas. La proporción de registros con el órgano mal seleccionado evidenció que el paso de selección manual del órgano constituyó la principal fuente de error operativo del sistema. Esta inspección piloto permitió verificar el funcionamiento del sistema en condiciones reales de campo; las mediciones de preprueba y posprueba en los 100 árboles de la muestra se presentan como resultados esperados en las Tablas 11 y 14. </w:t>
      </w:r>
      <w:r>
        <w:rPr>
          <w:highlight w:val="yellow"/>
        </w:rPr>
        <w:t xml:space="preserve">La concordancia de estos diagnósticos con el criterio del especialista agrónomo queda pendiente de registro.</w:t>
      </w:r>
    </w:p>
    <w:p w14:paraId="5A00013B" w14:textId="77777777">
      <w:pPr>
        <w:pStyle w:val="APA7"/>
        <w:rPr>
          <w:b/>
          <w:bCs/>
        </w:rPr>
      </w:pPr>
      <w:r>
        <w:rPr>
          <w:b/>
          <w:bCs/>
        </w:rPr>
        <w:t xml:space="preserve">Resultados del objetivo específico 2: tiempo de inspección</w:t>
      </w:r>
    </w:p>
    <w:p w14:paraId="5A00013C" w14:textId="77777777">
      <w:pPr>
        <w:pStyle w:val="APA7"/>
      </w:pPr>
      <w:r>
        <w:t xml:space="preserve">El tiempo de procesamiento constituyó el componente del tiempo de inspección atribuible directamente al sistema. Se midió el tiempo total de inferencia por imagen (lectura, preprocesamiento, inferencia y posprocesamiento) sobre el conjunto de prueba, excluyendo las tres primeras imágenes de calentamiento. Los resultados se muestran en la Tabla 10.</w:t>
      </w:r>
    </w:p>
    <w:p w14:paraId="5A00013D" w14:textId="77777777">
      <w:pPr>
        <w:pStyle w:val="TABLA0"/>
        <w:keepNext/>
        <w:keepLines/>
      </w:pPr>
      <w:r>
        <w:t xml:space="preserve">Tabla </w:t>
        <w:fldChar w:fldCharType="begin"/>
        <w:instrText xml:space="preserve"> SEQ Tabla \* ARABIC </w:instrText>
        <w:fldChar w:fldCharType="separate"/>
      </w:r>
      <w:r>
        <w:rPr>
          <w:noProof/>
        </w:rPr>
        <w:t>10</w:t>
      </w:r>
      <w:r>
        <w:fldChar w:fldCharType="end"/>
        <w:br/>
      </w:r>
      <w:r>
        <w:rPr>
          <w:b w:val="0"/>
          <w:bCs w:val="0"/>
          <w:i/>
          <w:iCs/>
        </w:rPr>
        <w:t xml:space="preserve">Tiempo de procesamiento por imagen del sistema</w:t>
      </w:r>
    </w:p>
    <w:tbl>
      <w:tblPr>
        <w:tblStyle w:val="Tablaconcuadrcula"/>
        <w:tblW w:w="0" w:type="auto"/>
        <w:jc w:val="center"/>
        <w:tblLook w:val="04A0" w:firstRow="1" w:lastRow="0" w:firstColumn="1" w:lastColumn="0" w:noHBand="0" w:noVBand="1"/>
      </w:tblPr>
      <w:tblGrid>
        <w:gridCol w:w="1100"/>
        <w:gridCol w:w="700"/>
        <w:gridCol w:w="1200"/>
        <w:gridCol w:w="1000"/>
        <w:gridCol w:w="1300"/>
        <w:gridCol w:w="1500"/>
        <w:gridCol w:w="1500"/>
      </w:tblGrid>
      <w:tr>
        <w:trPr>
          <w:tblHeader/>
          <w:jc w:val="center"/>
        </w:trPr>
        <w:tc>
          <w:tcPr>
            <w:tcW w:w="1100" w:type="dxa"/>
            <w:tcBorders>
              <w:top w:val="single" w:sz="4" w:space="0" w:color="auto"/>
              <w:left w:val="nil"/>
              <w:bottom w:val="single" w:sz="4" w:space="0" w:color="auto"/>
              <w:right w:val="nil"/>
            </w:tcBorders>
            <w:vAlign w:val="center"/>
          </w:tcPr>
          <w:p w14:paraId="5A00013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700" w:type="dxa"/>
            <w:tcBorders>
              <w:top w:val="single" w:sz="4" w:space="0" w:color="auto"/>
              <w:left w:val="nil"/>
              <w:bottom w:val="single" w:sz="4" w:space="0" w:color="auto"/>
              <w:right w:val="nil"/>
            </w:tcBorders>
            <w:vAlign w:val="center"/>
          </w:tcPr>
          <w:p w14:paraId="5A00013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n</w:t>
            </w:r>
          </w:p>
        </w:tc>
        <w:tc>
          <w:tcPr>
            <w:tcW w:w="1200" w:type="dxa"/>
            <w:tcBorders>
              <w:top w:val="single" w:sz="4" w:space="0" w:color="auto"/>
              <w:left w:val="nil"/>
              <w:bottom w:val="single" w:sz="4" w:space="0" w:color="auto"/>
              <w:right w:val="nil"/>
            </w:tcBorders>
            <w:vAlign w:val="center"/>
          </w:tcPr>
          <w:p w14:paraId="5A00014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 (ms)</w:t>
            </w:r>
          </w:p>
        </w:tc>
        <w:tc>
          <w:tcPr>
            <w:tcW w:w="1000" w:type="dxa"/>
            <w:tcBorders>
              <w:top w:val="single" w:sz="4" w:space="0" w:color="auto"/>
              <w:left w:val="nil"/>
              <w:bottom w:val="single" w:sz="4" w:space="0" w:color="auto"/>
              <w:right w:val="nil"/>
            </w:tcBorders>
            <w:vAlign w:val="center"/>
          </w:tcPr>
          <w:p w14:paraId="5A00014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 (ms)</w:t>
            </w:r>
          </w:p>
        </w:tc>
        <w:tc>
          <w:tcPr>
            <w:tcW w:w="1300" w:type="dxa"/>
            <w:tcBorders>
              <w:top w:val="single" w:sz="4" w:space="0" w:color="auto"/>
              <w:left w:val="nil"/>
              <w:bottom w:val="single" w:sz="4" w:space="0" w:color="auto"/>
              <w:right w:val="nil"/>
            </w:tcBorders>
            <w:vAlign w:val="center"/>
          </w:tcPr>
          <w:p w14:paraId="5A00014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Mediana (ms)</w:t>
            </w:r>
          </w:p>
        </w:tc>
        <w:tc>
          <w:tcPr>
            <w:tcW w:w="1500" w:type="dxa"/>
            <w:tcBorders>
              <w:top w:val="single" w:sz="4" w:space="0" w:color="auto"/>
              <w:left w:val="nil"/>
              <w:bottom w:val="single" w:sz="4" w:space="0" w:color="auto"/>
              <w:right w:val="nil"/>
            </w:tcBorders>
            <w:vAlign w:val="center"/>
          </w:tcPr>
          <w:p w14:paraId="5A00014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Percentil 95 (ms)</w:t>
            </w:r>
          </w:p>
        </w:tc>
        <w:tc>
          <w:tcPr>
            <w:tcW w:w="1500" w:type="dxa"/>
            <w:tcBorders>
              <w:top w:val="single" w:sz="4" w:space="0" w:color="auto"/>
              <w:left w:val="nil"/>
              <w:bottom w:val="single" w:sz="4" w:space="0" w:color="auto"/>
              <w:right w:val="nil"/>
            </w:tcBorders>
            <w:vAlign w:val="center"/>
          </w:tcPr>
          <w:p w14:paraId="5A00014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por minuto</w:t>
            </w:r>
          </w:p>
        </w:tc>
      </w:tr>
      <w:tr>
        <w:trPr>
          <w:cantSplit/>
          <w:jc w:val="center"/>
        </w:trPr>
        <w:tc>
          <w:tcPr>
            <w:tcW w:w="1100" w:type="dxa"/>
            <w:tcBorders>
              <w:top w:val="nil"/>
              <w:left w:val="nil"/>
              <w:bottom w:val="nil"/>
              <w:right w:val="nil"/>
            </w:tcBorders>
            <w:vAlign w:val="center"/>
          </w:tcPr>
          <w:p w14:paraId="5A00014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700" w:type="dxa"/>
            <w:tcBorders>
              <w:top w:val="nil"/>
              <w:left w:val="nil"/>
              <w:bottom w:val="nil"/>
              <w:right w:val="nil"/>
            </w:tcBorders>
            <w:vAlign w:val="center"/>
          </w:tcPr>
          <w:p w14:paraId="5A00014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234</w:t>
            </w:r>
          </w:p>
        </w:tc>
        <w:tc>
          <w:tcPr>
            <w:tcW w:w="1200" w:type="dxa"/>
            <w:tcBorders>
              <w:top w:val="nil"/>
              <w:left w:val="nil"/>
              <w:bottom w:val="nil"/>
              <w:right w:val="nil"/>
            </w:tcBorders>
            <w:vAlign w:val="center"/>
          </w:tcPr>
          <w:p w14:paraId="5A00014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45.2</w:t>
            </w:r>
          </w:p>
        </w:tc>
        <w:tc>
          <w:tcPr>
            <w:tcW w:w="1000" w:type="dxa"/>
            <w:tcBorders>
              <w:top w:val="nil"/>
              <w:left w:val="nil"/>
              <w:bottom w:val="nil"/>
              <w:right w:val="nil"/>
            </w:tcBorders>
            <w:vAlign w:val="center"/>
          </w:tcPr>
          <w:p w14:paraId="5A00014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28.1</w:t>
            </w:r>
          </w:p>
        </w:tc>
        <w:tc>
          <w:tcPr>
            <w:tcW w:w="1300" w:type="dxa"/>
            <w:tcBorders>
              <w:top w:val="nil"/>
              <w:left w:val="nil"/>
              <w:bottom w:val="nil"/>
              <w:right w:val="nil"/>
            </w:tcBorders>
            <w:vAlign w:val="center"/>
          </w:tcPr>
          <w:p w14:paraId="5A00014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30.6</w:t>
            </w:r>
          </w:p>
        </w:tc>
        <w:tc>
          <w:tcPr>
            <w:tcW w:w="1500" w:type="dxa"/>
            <w:tcBorders>
              <w:top w:val="nil"/>
              <w:left w:val="nil"/>
              <w:bottom w:val="nil"/>
              <w:right w:val="nil"/>
            </w:tcBorders>
            <w:vAlign w:val="center"/>
          </w:tcPr>
          <w:p w14:paraId="5A00014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94.2</w:t>
            </w:r>
          </w:p>
        </w:tc>
        <w:tc>
          <w:tcPr>
            <w:tcW w:w="1500" w:type="dxa"/>
            <w:tcBorders>
              <w:top w:val="nil"/>
              <w:left w:val="nil"/>
              <w:bottom w:val="nil"/>
              <w:right w:val="nil"/>
            </w:tcBorders>
            <w:vAlign w:val="center"/>
          </w:tcPr>
          <w:p w14:paraId="5A00014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1326</w:t>
            </w:r>
          </w:p>
        </w:tc>
      </w:tr>
      <w:tr>
        <w:trPr>
          <w:cantSplit/>
          <w:jc w:val="center"/>
        </w:trPr>
        <w:tc>
          <w:tcPr>
            <w:tcW w:w="1100" w:type="dxa"/>
            <w:tcBorders>
              <w:top w:val="nil"/>
              <w:left w:val="nil"/>
              <w:bottom w:val="single" w:sz="4" w:space="0" w:color="auto"/>
              <w:right w:val="nil"/>
            </w:tcBorders>
            <w:vAlign w:val="center"/>
          </w:tcPr>
          <w:p w14:paraId="5A00014C"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700" w:type="dxa"/>
            <w:tcBorders>
              <w:top w:val="nil"/>
              <w:left w:val="nil"/>
              <w:bottom w:val="single" w:sz="4" w:space="0" w:color="auto"/>
              <w:right w:val="nil"/>
            </w:tcBorders>
            <w:vAlign w:val="center"/>
          </w:tcPr>
          <w:p w14:paraId="5A00014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378</w:t>
            </w:r>
          </w:p>
        </w:tc>
        <w:tc>
          <w:tcPr>
            <w:tcW w:w="1200" w:type="dxa"/>
            <w:tcBorders>
              <w:top w:val="nil"/>
              <w:left w:val="nil"/>
              <w:bottom w:val="single" w:sz="4" w:space="0" w:color="auto"/>
              <w:right w:val="nil"/>
            </w:tcBorders>
            <w:vAlign w:val="center"/>
          </w:tcPr>
          <w:p w14:paraId="5A00014E"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510.6</w:t>
            </w:r>
          </w:p>
        </w:tc>
        <w:tc>
          <w:tcPr>
            <w:tcW w:w="1000" w:type="dxa"/>
            <w:tcBorders>
              <w:top w:val="nil"/>
              <w:left w:val="nil"/>
              <w:bottom w:val="single" w:sz="4" w:space="0" w:color="auto"/>
              <w:right w:val="nil"/>
            </w:tcBorders>
            <w:vAlign w:val="center"/>
          </w:tcPr>
          <w:p w14:paraId="5A00014F"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25.4</w:t>
            </w:r>
          </w:p>
        </w:tc>
        <w:tc>
          <w:tcPr>
            <w:tcW w:w="1300" w:type="dxa"/>
            <w:tcBorders>
              <w:top w:val="nil"/>
              <w:left w:val="nil"/>
              <w:bottom w:val="single" w:sz="4" w:space="0" w:color="auto"/>
              <w:right w:val="nil"/>
            </w:tcBorders>
            <w:vAlign w:val="center"/>
          </w:tcPr>
          <w:p w14:paraId="5A00015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503.0</w:t>
            </w:r>
          </w:p>
        </w:tc>
        <w:tc>
          <w:tcPr>
            <w:tcW w:w="1500" w:type="dxa"/>
            <w:tcBorders>
              <w:top w:val="nil"/>
              <w:left w:val="nil"/>
              <w:bottom w:val="single" w:sz="4" w:space="0" w:color="auto"/>
              <w:right w:val="nil"/>
            </w:tcBorders>
            <w:vAlign w:val="center"/>
          </w:tcPr>
          <w:p w14:paraId="5A00015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587.2</w:t>
            </w:r>
          </w:p>
        </w:tc>
        <w:tc>
          <w:tcPr>
            <w:tcW w:w="1500" w:type="dxa"/>
            <w:tcBorders>
              <w:top w:val="nil"/>
              <w:left w:val="nil"/>
              <w:bottom w:val="single" w:sz="4" w:space="0" w:color="auto"/>
              <w:right w:val="nil"/>
            </w:tcBorders>
            <w:vAlign w:val="center"/>
          </w:tcPr>
          <w:p w14:paraId="5A00015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118</w:t>
            </w:r>
          </w:p>
        </w:tc>
      </w:tr>
    </w:tbl>
    <w:p w14:paraId="5A000153"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Medición en CPU Intel Core i7-12700 (sin GPU), a 640 px para hojas y 1024 px para frutos. DE = desviación estándar.</w:t>
      </w:r>
    </w:p>
    <w:p w14:paraId="5A000154" w14:textId="77777777">
      <w:pPr>
        <w:pStyle w:val="APA7"/>
      </w:pPr>
      <w:r>
        <w:t xml:space="preserve">Como se observa en la Tabla 10, el sistema procesó una imagen de hoja en 45.2 ms en promedio (mediana de 30.6 ms), con lo que cumplió la meta de 150 ms por imagen incluso en el percentil 95 (94.2 ms) y permitió el diagnóstico continuo sobre la imagen de la cámara. La imagen de fruto se procesó en 510.6 ms, valor que superó la meta referencial de 150 ms debido a la mayor resolución del modelo; no obstante, el tiempo de respuesta se mantuvo por debajo de un segundo (más de 100 imágenes por minuto), por lo que el diagnóstico se obtuvo prácticamente de forma inmediata tras la captura. La comparación del tiempo de inspección por árbol entre la inspección manual (preprueba) y la inspección asistida por el sistema (posprueba) se presenta en la Tabla 11.</w:t>
      </w:r>
    </w:p>
    <w:p w14:paraId="5A000155" w14:textId="77777777">
      <w:pPr>
        <w:pStyle w:val="TABLA0"/>
        <w:keepNext/>
        <w:keepLines/>
      </w:pPr>
      <w:r>
        <w:t xml:space="preserve">Tabla </w:t>
        <w:fldChar w:fldCharType="begin"/>
        <w:instrText xml:space="preserve"> SEQ Tabla \* ARABIC </w:instrText>
        <w:fldChar w:fldCharType="separate"/>
      </w:r>
      <w:r>
        <w:rPr>
          <w:noProof/>
        </w:rPr>
        <w:t>11</w:t>
      </w:r>
      <w:r>
        <w:fldChar w:fldCharType="end"/>
        <w:br/>
      </w:r>
      <w:r>
        <w:rPr>
          <w:b w:val="0"/>
          <w:bCs w:val="0"/>
          <w:i/>
          <w:iCs/>
        </w:rPr>
        <w:t xml:space="preserve">Tiempo de inspección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500"/>
        <w:gridCol w:w="1600"/>
        <w:gridCol w:w="1100"/>
        <w:gridCol w:w="1200"/>
      </w:tblGrid>
      <w:tr>
        <w:trPr>
          <w:tblHeader/>
          <w:jc w:val="center"/>
        </w:trPr>
        <w:tc>
          <w:tcPr>
            <w:tcW w:w="3100" w:type="dxa"/>
            <w:tcBorders>
              <w:top w:val="single" w:sz="4" w:space="0" w:color="auto"/>
              <w:left w:val="nil"/>
              <w:bottom w:val="single" w:sz="4" w:space="0" w:color="auto"/>
              <w:right w:val="nil"/>
            </w:tcBorders>
            <w:vAlign w:val="center"/>
          </w:tcPr>
          <w:p w14:paraId="5A00015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500" w:type="dxa"/>
            <w:tcBorders>
              <w:top w:val="single" w:sz="4" w:space="0" w:color="auto"/>
              <w:left w:val="nil"/>
              <w:bottom w:val="single" w:sz="4" w:space="0" w:color="auto"/>
              <w:right w:val="nil"/>
            </w:tcBorders>
            <w:vAlign w:val="center"/>
          </w:tcPr>
          <w:p w14:paraId="5A00015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 (manual)</w:t>
            </w:r>
          </w:p>
        </w:tc>
        <w:tc>
          <w:tcPr>
            <w:tcW w:w="1600" w:type="dxa"/>
            <w:tcBorders>
              <w:top w:val="single" w:sz="4" w:space="0" w:color="auto"/>
              <w:left w:val="nil"/>
              <w:bottom w:val="single" w:sz="4" w:space="0" w:color="auto"/>
              <w:right w:val="nil"/>
            </w:tcBorders>
            <w:vAlign w:val="center"/>
          </w:tcPr>
          <w:p w14:paraId="5A00015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 (con sistema)</w:t>
            </w:r>
          </w:p>
        </w:tc>
        <w:tc>
          <w:tcPr>
            <w:tcW w:w="1100" w:type="dxa"/>
            <w:tcBorders>
              <w:top w:val="single" w:sz="4" w:space="0" w:color="auto"/>
              <w:left w:val="nil"/>
              <w:bottom w:val="single" w:sz="4" w:space="0" w:color="auto"/>
              <w:right w:val="nil"/>
            </w:tcBorders>
            <w:vAlign w:val="center"/>
          </w:tcPr>
          <w:p w14:paraId="5A00015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200" w:type="dxa"/>
            <w:tcBorders>
              <w:top w:val="single" w:sz="4" w:space="0" w:color="auto"/>
              <w:left w:val="nil"/>
              <w:bottom w:val="single" w:sz="4" w:space="0" w:color="auto"/>
              <w:right w:val="nil"/>
            </w:tcBorders>
            <w:vAlign w:val="center"/>
          </w:tcPr>
          <w:p w14:paraId="5A00015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3100" w:type="dxa"/>
            <w:tcBorders>
              <w:top w:val="nil"/>
              <w:left w:val="nil"/>
              <w:bottom w:val="nil"/>
              <w:right w:val="nil"/>
            </w:tcBorders>
            <w:vAlign w:val="center"/>
          </w:tcPr>
          <w:p w14:paraId="5A00015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 por árbol (min)</w:t>
            </w:r>
          </w:p>
        </w:tc>
        <w:tc>
          <w:tcPr>
            <w:tcW w:w="1500" w:type="dxa"/>
            <w:tcBorders>
              <w:top w:val="nil"/>
              <w:left w:val="nil"/>
              <w:bottom w:val="nil"/>
              <w:right w:val="nil"/>
            </w:tcBorders>
            <w:vAlign w:val="center"/>
          </w:tcPr>
          <w:p w14:paraId="5A00015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 ± 2.0</w:t>
            </w:r>
          </w:p>
        </w:tc>
        <w:tc>
          <w:tcPr>
            <w:tcW w:w="1600" w:type="dxa"/>
            <w:tcBorders>
              <w:top w:val="nil"/>
              <w:left w:val="nil"/>
              <w:bottom w:val="nil"/>
              <w:right w:val="nil"/>
            </w:tcBorders>
            <w:vAlign w:val="center"/>
          </w:tcPr>
          <w:p w14:paraId="5A00015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 ± 1.2</w:t>
            </w:r>
          </w:p>
        </w:tc>
        <w:tc>
          <w:tcPr>
            <w:tcW w:w="1100" w:type="dxa"/>
            <w:tcBorders>
              <w:top w:val="nil"/>
              <w:left w:val="nil"/>
              <w:bottom w:val="nil"/>
              <w:right w:val="nil"/>
            </w:tcBorders>
            <w:vAlign w:val="center"/>
          </w:tcPr>
          <w:p w14:paraId="5A00015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00" w:type="dxa"/>
            <w:tcBorders>
              <w:top w:val="nil"/>
              <w:left w:val="nil"/>
              <w:bottom w:val="nil"/>
              <w:right w:val="nil"/>
            </w:tcBorders>
            <w:vAlign w:val="center"/>
          </w:tcPr>
          <w:p w14:paraId="5A00015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39.0</w:t>
            </w:r>
          </w:p>
        </w:tc>
      </w:tr>
      <w:tr>
        <w:trPr>
          <w:cantSplit/>
          <w:jc w:val="center"/>
        </w:trPr>
        <w:tc>
          <w:tcPr>
            <w:tcW w:w="3100" w:type="dxa"/>
            <w:tcBorders>
              <w:top w:val="nil"/>
              <w:left w:val="nil"/>
              <w:bottom w:val="nil"/>
              <w:right w:val="nil"/>
            </w:tcBorders>
            <w:vAlign w:val="center"/>
          </w:tcPr>
          <w:p w14:paraId="5A000160"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desde la detección del síntoma hasta el diagnóstico (h)</w:t>
            </w:r>
          </w:p>
        </w:tc>
        <w:tc>
          <w:tcPr>
            <w:tcW w:w="1500" w:type="dxa"/>
            <w:tcBorders>
              <w:top w:val="nil"/>
              <w:left w:val="nil"/>
              <w:bottom w:val="nil"/>
              <w:right w:val="nil"/>
            </w:tcBorders>
            <w:vAlign w:val="center"/>
          </w:tcPr>
          <w:p w14:paraId="5A00016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45.2 ± 24.9</w:t>
            </w:r>
          </w:p>
        </w:tc>
        <w:tc>
          <w:tcPr>
            <w:tcW w:w="1600" w:type="dxa"/>
            <w:tcBorders>
              <w:top w:val="nil"/>
              <w:left w:val="nil"/>
              <w:bottom w:val="nil"/>
              <w:right w:val="nil"/>
            </w:tcBorders>
            <w:vAlign w:val="center"/>
          </w:tcPr>
          <w:p w14:paraId="5A00016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4.2 ± 3.3</w:t>
            </w:r>
          </w:p>
        </w:tc>
        <w:tc>
          <w:tcPr>
            <w:tcW w:w="1100" w:type="dxa"/>
            <w:tcBorders>
              <w:top w:val="nil"/>
              <w:left w:val="nil"/>
              <w:bottom w:val="nil"/>
              <w:right w:val="nil"/>
            </w:tcBorders>
            <w:vAlign w:val="center"/>
          </w:tcPr>
          <w:p w14:paraId="5A00016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41.0</w:t>
            </w:r>
          </w:p>
        </w:tc>
        <w:tc>
          <w:tcPr>
            <w:tcW w:w="1200" w:type="dxa"/>
            <w:tcBorders>
              <w:top w:val="nil"/>
              <w:left w:val="nil"/>
              <w:bottom w:val="nil"/>
              <w:right w:val="nil"/>
            </w:tcBorders>
            <w:vAlign w:val="center"/>
          </w:tcPr>
          <w:p w14:paraId="5A00016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90.8</w:t>
            </w:r>
          </w:p>
        </w:tc>
      </w:tr>
      <w:tr>
        <w:trPr>
          <w:cantSplit/>
          <w:jc w:val="center"/>
        </w:trPr>
        <w:tc>
          <w:tcPr>
            <w:tcW w:w="3100" w:type="dxa"/>
            <w:tcBorders>
              <w:top w:val="nil"/>
              <w:left w:val="nil"/>
              <w:bottom w:val="single" w:sz="4" w:space="0" w:color="auto"/>
              <w:right w:val="nil"/>
            </w:tcBorders>
            <w:vAlign w:val="center"/>
          </w:tcPr>
          <w:p w14:paraId="5A000165"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Tiempo estimado de inspección por hectárea (h)</w:t>
            </w:r>
          </w:p>
        </w:tc>
        <w:tc>
          <w:tcPr>
            <w:tcW w:w="1500" w:type="dxa"/>
            <w:tcBorders>
              <w:top w:val="nil"/>
              <w:left w:val="nil"/>
              <w:bottom w:val="single" w:sz="4" w:space="0" w:color="auto"/>
              <w:right w:val="nil"/>
            </w:tcBorders>
            <w:vAlign w:val="center"/>
          </w:tcPr>
          <w:p w14:paraId="5A000166"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79.2</w:t>
            </w:r>
          </w:p>
        </w:tc>
        <w:tc>
          <w:tcPr>
            <w:tcW w:w="1600" w:type="dxa"/>
            <w:tcBorders>
              <w:top w:val="nil"/>
              <w:left w:val="nil"/>
              <w:bottom w:val="single" w:sz="4" w:space="0" w:color="auto"/>
              <w:right w:val="nil"/>
            </w:tcBorders>
            <w:vAlign w:val="center"/>
          </w:tcPr>
          <w:p w14:paraId="5A00016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48.3</w:t>
            </w:r>
          </w:p>
        </w:tc>
        <w:tc>
          <w:tcPr>
            <w:tcW w:w="1100" w:type="dxa"/>
            <w:tcBorders>
              <w:top w:val="nil"/>
              <w:left w:val="nil"/>
              <w:bottom w:val="single" w:sz="4" w:space="0" w:color="auto"/>
              <w:right w:val="nil"/>
            </w:tcBorders>
            <w:vAlign w:val="center"/>
          </w:tcPr>
          <w:p w14:paraId="5A00016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30.9</w:t>
            </w:r>
          </w:p>
        </w:tc>
        <w:tc>
          <w:tcPr>
            <w:tcW w:w="1200" w:type="dxa"/>
            <w:tcBorders>
              <w:top w:val="nil"/>
              <w:left w:val="nil"/>
              <w:bottom w:val="single" w:sz="4" w:space="0" w:color="auto"/>
              <w:right w:val="nil"/>
            </w:tcBorders>
            <w:vAlign w:val="center"/>
          </w:tcPr>
          <w:p w14:paraId="5A00016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39.0</w:t>
            </w:r>
          </w:p>
        </w:tc>
      </w:tr>
    </w:tbl>
    <w:p w14:paraId="5A00016A"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para los 100 árboles de la muestra (50 del sector A y 50 del sector B), expresados como media ± desviación estándar. Supuestos: inspección visual manual de hojas y frutos frente a la captura de cinco hojas y cinco frutos con el sistema (diez imágenes por árbol); en la preprueba, espera de la visita del técnico y, en la posprueba, diagnóstico inmediato con confirmación remota del técnico; densidad de 625 árboles por hectárea. Estos valores serán reemplazados por las mediciones de las fichas de observación en la tesis.</w:t>
      </w:r>
    </w:p>
    <w:p w14:paraId="5A00016B" w14:textId="77777777">
      <w:pPr>
        <w:pStyle w:val="APA7"/>
      </w:pPr>
      <w:r>
        <w:t xml:space="preserve">Los resultados esperados de la Tabla 11, obtenidos mediante simulación para los 100 árboles de la muestra a partir de los tiempos de procesamiento medidos y de la inspección piloto en campo, indicaron que el tiempo de inspección por árbol se reduciría de 7.6 a 4.6 minutos en promedio, es decir, un 39.0 % menos, debido a que el sistema reemplaza la revisión visual detallada de cada órgano por la captura de imágenes y la lectura inmediata del diagnóstico. La mayor diferencia se presentaría en el tiempo transcurrido desde que se observa un síntoma hasta contar con un diagnóstico: en la práctica habitual, el productor debe esperar la visita del técnico (45.2 horas en promedio), mientras que con el sistema el diagnóstico se obtiene al momento de la captura y la imagen puede enviarse al técnico para su confirmación remota (4.2 horas en promedio), lo que representaría una reducción del 90.8 %. Esta ventana de tiempo resulta determinante para la detección temprana, ya que permite iniciar las medidas de control antes de que la enfermedad avance.</w:t>
      </w:r>
    </w:p>
    <w:p w14:paraId="5A00016C" w14:textId="77777777">
      <w:pPr>
        <w:pStyle w:val="APA7"/>
        <w:rPr>
          <w:b/>
          <w:bCs/>
        </w:rPr>
      </w:pPr>
      <w:r>
        <w:rPr>
          <w:b/>
          <w:bCs/>
        </w:rPr>
        <w:t xml:space="preserve">Resultados del objetivo específico 3: disminución de las pérdidas por descarte</w:t>
      </w:r>
    </w:p>
    <w:p w14:paraId="5A00016D" w14:textId="77777777">
      <w:pPr>
        <w:pStyle w:val="APA7"/>
      </w:pPr>
      <w:r>
        <w:t xml:space="preserve">La disminución de las pérdidas por descarte se abordó a partir de la capacidad del sistema para detectar las enfermedades de manera oportuna, puesto que un fruto o una hoja afectados que se identifican a tiempo permiten aplicar medidas de control antes de que la afección comprometa la calidad comercial del fruto. Para ello, se calculó la tasa de detección por enfermedad, entendida como el porcentaje de imágenes con una afección determinada en las que el sistema detectó esa misma afección. Los resultados se presentan en la Tabla 12.</w:t>
      </w:r>
    </w:p>
    <w:p w14:paraId="5A00016E" w14:textId="77777777">
      <w:pPr>
        <w:pStyle w:val="TABLA0"/>
        <w:keepNext/>
        <w:keepLines/>
      </w:pPr>
      <w:r>
        <w:t xml:space="preserve">Tabla </w:t>
        <w:fldChar w:fldCharType="begin"/>
        <w:instrText xml:space="preserve"> SEQ Tabla \* ARABIC </w:instrText>
        <w:fldChar w:fldCharType="separate"/>
      </w:r>
      <w:r>
        <w:rPr>
          <w:noProof/>
        </w:rPr>
        <w:t>12</w:t>
      </w:r>
      <w:r>
        <w:fldChar w:fldCharType="end"/>
        <w:br/>
      </w:r>
      <w:r>
        <w:rPr>
          <w:b w:val="0"/>
          <w:bCs w:val="0"/>
          <w:i/>
          <w:iCs/>
        </w:rPr>
        <w:t xml:space="preserve">Tasa de detección por enfermedad en el conjunto de prueba</w:t>
      </w:r>
    </w:p>
    <w:tbl>
      <w:tblPr>
        <w:tblStyle w:val="Tablaconcuadrcula"/>
        <w:tblW w:w="0" w:type="auto"/>
        <w:jc w:val="center"/>
        <w:tblLook w:val="04A0" w:firstRow="1" w:lastRow="0" w:firstColumn="1" w:lastColumn="0" w:noHBand="0" w:noVBand="1"/>
      </w:tblPr>
      <w:tblGrid>
        <w:gridCol w:w="1000"/>
        <w:gridCol w:w="2400"/>
        <w:gridCol w:w="1500"/>
        <w:gridCol w:w="1200"/>
        <w:gridCol w:w="1300"/>
        <w:gridCol w:w="1400"/>
      </w:tblGrid>
      <w:tr>
        <w:trPr>
          <w:tblHeader/>
          <w:jc w:val="center"/>
        </w:trPr>
        <w:tc>
          <w:tcPr>
            <w:tcW w:w="1000" w:type="dxa"/>
            <w:tcBorders>
              <w:top w:val="single" w:sz="4" w:space="0" w:color="auto"/>
              <w:left w:val="nil"/>
              <w:bottom w:val="single" w:sz="4" w:space="0" w:color="auto"/>
              <w:right w:val="nil"/>
            </w:tcBorders>
            <w:vAlign w:val="center"/>
          </w:tcPr>
          <w:p w14:paraId="5A00016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Órgano</w:t>
            </w:r>
          </w:p>
        </w:tc>
        <w:tc>
          <w:tcPr>
            <w:tcW w:w="2400" w:type="dxa"/>
            <w:tcBorders>
              <w:top w:val="single" w:sz="4" w:space="0" w:color="auto"/>
              <w:left w:val="nil"/>
              <w:bottom w:val="single" w:sz="4" w:space="0" w:color="auto"/>
              <w:right w:val="nil"/>
            </w:tcBorders>
            <w:vAlign w:val="center"/>
          </w:tcPr>
          <w:p w14:paraId="5A00017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Enfermedad o plaga</w:t>
            </w:r>
          </w:p>
        </w:tc>
        <w:tc>
          <w:tcPr>
            <w:tcW w:w="1500" w:type="dxa"/>
            <w:tcBorders>
              <w:top w:val="single" w:sz="4" w:space="0" w:color="auto"/>
              <w:left w:val="nil"/>
              <w:bottom w:val="single" w:sz="4" w:space="0" w:color="auto"/>
              <w:right w:val="nil"/>
            </w:tcBorders>
            <w:vAlign w:val="center"/>
          </w:tcPr>
          <w:p w14:paraId="5A00017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Imágenes con la afección</w:t>
            </w:r>
          </w:p>
        </w:tc>
        <w:tc>
          <w:tcPr>
            <w:tcW w:w="1200" w:type="dxa"/>
            <w:tcBorders>
              <w:top w:val="single" w:sz="4" w:space="0" w:color="auto"/>
              <w:left w:val="nil"/>
              <w:bottom w:val="single" w:sz="4" w:space="0" w:color="auto"/>
              <w:right w:val="nil"/>
            </w:tcBorders>
            <w:vAlign w:val="center"/>
          </w:tcPr>
          <w:p w14:paraId="5A00017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Detectadas</w:t>
            </w:r>
          </w:p>
        </w:tc>
        <w:tc>
          <w:tcPr>
            <w:tcW w:w="1300" w:type="dxa"/>
            <w:tcBorders>
              <w:top w:val="single" w:sz="4" w:space="0" w:color="auto"/>
              <w:left w:val="nil"/>
              <w:bottom w:val="single" w:sz="4" w:space="0" w:color="auto"/>
              <w:right w:val="nil"/>
            </w:tcBorders>
            <w:vAlign w:val="center"/>
          </w:tcPr>
          <w:p w14:paraId="5A00017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Tasa de detección</w:t>
            </w:r>
          </w:p>
        </w:tc>
        <w:tc>
          <w:tcPr>
            <w:tcW w:w="1400" w:type="dxa"/>
            <w:tcBorders>
              <w:top w:val="single" w:sz="4" w:space="0" w:color="auto"/>
              <w:left w:val="nil"/>
              <w:bottom w:val="single" w:sz="4" w:space="0" w:color="auto"/>
              <w:right w:val="nil"/>
            </w:tcBorders>
            <w:vAlign w:val="center"/>
          </w:tcPr>
          <w:p w14:paraId="5A00017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IC 95 %</w:t>
            </w:r>
          </w:p>
        </w:tc>
      </w:tr>
      <w:tr>
        <w:trPr>
          <w:cantSplit/>
          <w:jc w:val="center"/>
        </w:trPr>
        <w:tc>
          <w:tcPr>
            <w:tcW w:w="1000" w:type="dxa"/>
            <w:tcBorders>
              <w:top w:val="nil"/>
              <w:left w:val="nil"/>
              <w:bottom w:val="nil"/>
              <w:right w:val="nil"/>
            </w:tcBorders>
            <w:vAlign w:val="center"/>
          </w:tcPr>
          <w:p w14:paraId="5A00017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6"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hoja</w:t>
            </w:r>
          </w:p>
        </w:tc>
        <w:tc>
          <w:tcPr>
            <w:tcW w:w="1500" w:type="dxa"/>
            <w:tcBorders>
              <w:top w:val="nil"/>
              <w:left w:val="nil"/>
              <w:bottom w:val="nil"/>
              <w:right w:val="nil"/>
            </w:tcBorders>
            <w:vAlign w:val="center"/>
          </w:tcPr>
          <w:p w14:paraId="5A00017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65</w:t>
            </w:r>
          </w:p>
        </w:tc>
        <w:tc>
          <w:tcPr>
            <w:tcW w:w="1200" w:type="dxa"/>
            <w:tcBorders>
              <w:top w:val="nil"/>
              <w:left w:val="nil"/>
              <w:bottom w:val="nil"/>
              <w:right w:val="nil"/>
            </w:tcBorders>
            <w:vAlign w:val="center"/>
          </w:tcPr>
          <w:p w14:paraId="5A00017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54</w:t>
            </w:r>
          </w:p>
        </w:tc>
        <w:tc>
          <w:tcPr>
            <w:tcW w:w="1300" w:type="dxa"/>
            <w:tcBorders>
              <w:top w:val="nil"/>
              <w:left w:val="nil"/>
              <w:bottom w:val="nil"/>
              <w:right w:val="nil"/>
            </w:tcBorders>
            <w:vAlign w:val="center"/>
          </w:tcPr>
          <w:p w14:paraId="5A00017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83.1 %</w:t>
            </w:r>
          </w:p>
        </w:tc>
        <w:tc>
          <w:tcPr>
            <w:tcW w:w="1400" w:type="dxa"/>
            <w:tcBorders>
              <w:top w:val="nil"/>
              <w:left w:val="nil"/>
              <w:bottom w:val="nil"/>
              <w:right w:val="nil"/>
            </w:tcBorders>
            <w:vAlign w:val="center"/>
          </w:tcPr>
          <w:p w14:paraId="5A00017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72.2 – 90.3</w:t>
            </w:r>
          </w:p>
        </w:tc>
      </w:tr>
      <w:tr>
        <w:trPr>
          <w:cantSplit/>
          <w:jc w:val="center"/>
        </w:trPr>
        <w:tc>
          <w:tcPr>
            <w:tcW w:w="1000" w:type="dxa"/>
            <w:tcBorders>
              <w:top w:val="nil"/>
              <w:left w:val="nil"/>
              <w:bottom w:val="nil"/>
              <w:right w:val="nil"/>
            </w:tcBorders>
            <w:vAlign w:val="center"/>
          </w:tcPr>
          <w:p w14:paraId="5A00017B"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7C"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Plagas (trips/ácaros)</w:t>
            </w:r>
          </w:p>
        </w:tc>
        <w:tc>
          <w:tcPr>
            <w:tcW w:w="1500" w:type="dxa"/>
            <w:tcBorders>
              <w:top w:val="nil"/>
              <w:left w:val="nil"/>
              <w:bottom w:val="nil"/>
              <w:right w:val="nil"/>
            </w:tcBorders>
            <w:vAlign w:val="center"/>
          </w:tcPr>
          <w:p w14:paraId="5A00017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w:t>
            </w:r>
          </w:p>
        </w:tc>
        <w:tc>
          <w:tcPr>
            <w:tcW w:w="1200" w:type="dxa"/>
            <w:tcBorders>
              <w:top w:val="nil"/>
              <w:left w:val="nil"/>
              <w:bottom w:val="nil"/>
              <w:right w:val="nil"/>
            </w:tcBorders>
            <w:vAlign w:val="center"/>
          </w:tcPr>
          <w:p w14:paraId="5A00017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w:t>
            </w:r>
          </w:p>
        </w:tc>
        <w:tc>
          <w:tcPr>
            <w:tcW w:w="1300" w:type="dxa"/>
            <w:tcBorders>
              <w:top w:val="nil"/>
              <w:left w:val="nil"/>
              <w:bottom w:val="nil"/>
              <w:right w:val="nil"/>
            </w:tcBorders>
            <w:vAlign w:val="center"/>
          </w:tcPr>
          <w:p w14:paraId="5A00017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84.8 %</w:t>
            </w:r>
          </w:p>
        </w:tc>
        <w:tc>
          <w:tcPr>
            <w:tcW w:w="1400" w:type="dxa"/>
            <w:tcBorders>
              <w:top w:val="nil"/>
              <w:left w:val="nil"/>
              <w:bottom w:val="nil"/>
              <w:right w:val="nil"/>
            </w:tcBorders>
            <w:vAlign w:val="center"/>
          </w:tcPr>
          <w:p w14:paraId="5A00018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71.8 – 92.4</w:t>
            </w:r>
          </w:p>
        </w:tc>
      </w:tr>
      <w:tr>
        <w:trPr>
          <w:cantSplit/>
          <w:jc w:val="center"/>
        </w:trPr>
        <w:tc>
          <w:tcPr>
            <w:tcW w:w="1000" w:type="dxa"/>
            <w:tcBorders>
              <w:top w:val="nil"/>
              <w:left w:val="nil"/>
              <w:bottom w:val="nil"/>
              <w:right w:val="nil"/>
            </w:tcBorders>
            <w:vAlign w:val="center"/>
          </w:tcPr>
          <w:p w14:paraId="5A00018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w:t>
            </w:r>
          </w:p>
        </w:tc>
        <w:tc>
          <w:tcPr>
            <w:tcW w:w="2400" w:type="dxa"/>
            <w:tcBorders>
              <w:top w:val="nil"/>
              <w:left w:val="nil"/>
              <w:bottom w:val="nil"/>
              <w:right w:val="nil"/>
            </w:tcBorders>
            <w:vAlign w:val="center"/>
          </w:tcPr>
          <w:p w14:paraId="5A000182"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Deficiencia nutricional</w:t>
            </w:r>
          </w:p>
        </w:tc>
        <w:tc>
          <w:tcPr>
            <w:tcW w:w="1500" w:type="dxa"/>
            <w:tcBorders>
              <w:top w:val="nil"/>
              <w:left w:val="nil"/>
              <w:bottom w:val="nil"/>
              <w:right w:val="nil"/>
            </w:tcBorders>
            <w:vAlign w:val="center"/>
          </w:tcPr>
          <w:p w14:paraId="5A00018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w:t>
            </w:r>
          </w:p>
        </w:tc>
        <w:tc>
          <w:tcPr>
            <w:tcW w:w="1200" w:type="dxa"/>
            <w:tcBorders>
              <w:top w:val="nil"/>
              <w:left w:val="nil"/>
              <w:bottom w:val="nil"/>
              <w:right w:val="nil"/>
            </w:tcBorders>
            <w:vAlign w:val="center"/>
          </w:tcPr>
          <w:p w14:paraId="5A00018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68</w:t>
            </w:r>
          </w:p>
        </w:tc>
        <w:tc>
          <w:tcPr>
            <w:tcW w:w="1300" w:type="dxa"/>
            <w:tcBorders>
              <w:top w:val="nil"/>
              <w:left w:val="nil"/>
              <w:bottom w:val="nil"/>
              <w:right w:val="nil"/>
            </w:tcBorders>
            <w:vAlign w:val="center"/>
          </w:tcPr>
          <w:p w14:paraId="5A00018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97.1 %</w:t>
            </w:r>
          </w:p>
        </w:tc>
        <w:tc>
          <w:tcPr>
            <w:tcW w:w="1400" w:type="dxa"/>
            <w:tcBorders>
              <w:top w:val="nil"/>
              <w:left w:val="nil"/>
              <w:bottom w:val="nil"/>
              <w:right w:val="nil"/>
            </w:tcBorders>
            <w:vAlign w:val="center"/>
          </w:tcPr>
          <w:p w14:paraId="5A00018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90.2 – 99.2</w:t>
            </w:r>
          </w:p>
        </w:tc>
      </w:tr>
      <w:tr>
        <w:trPr>
          <w:cantSplit/>
          <w:jc w:val="center"/>
        </w:trPr>
        <w:tc>
          <w:tcPr>
            <w:tcW w:w="1000" w:type="dxa"/>
            <w:tcBorders>
              <w:top w:val="nil"/>
              <w:left w:val="nil"/>
              <w:bottom w:val="nil"/>
              <w:right w:val="nil"/>
            </w:tcBorders>
            <w:vAlign w:val="center"/>
          </w:tcPr>
          <w:p w14:paraId="5A000187"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Antracnosis en fruto</w:t>
            </w:r>
          </w:p>
        </w:tc>
        <w:tc>
          <w:tcPr>
            <w:tcW w:w="1500" w:type="dxa"/>
            <w:tcBorders>
              <w:top w:val="nil"/>
              <w:left w:val="nil"/>
              <w:bottom w:val="nil"/>
              <w:right w:val="nil"/>
            </w:tcBorders>
            <w:vAlign w:val="center"/>
          </w:tcPr>
          <w:p w14:paraId="5A00018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126</w:t>
            </w:r>
          </w:p>
        </w:tc>
        <w:tc>
          <w:tcPr>
            <w:tcW w:w="1200" w:type="dxa"/>
            <w:tcBorders>
              <w:top w:val="nil"/>
              <w:left w:val="nil"/>
              <w:bottom w:val="nil"/>
              <w:right w:val="nil"/>
            </w:tcBorders>
            <w:vAlign w:val="center"/>
          </w:tcPr>
          <w:p w14:paraId="5A00018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89</w:t>
            </w:r>
          </w:p>
        </w:tc>
        <w:tc>
          <w:tcPr>
            <w:tcW w:w="1300" w:type="dxa"/>
            <w:tcBorders>
              <w:top w:val="nil"/>
              <w:left w:val="nil"/>
              <w:bottom w:val="nil"/>
              <w:right w:val="nil"/>
            </w:tcBorders>
            <w:vAlign w:val="center"/>
          </w:tcPr>
          <w:p w14:paraId="5A00018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70.6 %</w:t>
            </w:r>
          </w:p>
        </w:tc>
        <w:tc>
          <w:tcPr>
            <w:tcW w:w="1400" w:type="dxa"/>
            <w:tcBorders>
              <w:top w:val="nil"/>
              <w:left w:val="nil"/>
              <w:bottom w:val="nil"/>
              <w:right w:val="nil"/>
            </w:tcBorders>
            <w:vAlign w:val="center"/>
          </w:tcPr>
          <w:p w14:paraId="5A00018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77.9</w:t>
            </w:r>
          </w:p>
        </w:tc>
      </w:tr>
      <w:tr>
        <w:trPr>
          <w:cantSplit/>
          <w:jc w:val="center"/>
        </w:trPr>
        <w:tc>
          <w:tcPr>
            <w:tcW w:w="1000" w:type="dxa"/>
            <w:tcBorders>
              <w:top w:val="nil"/>
              <w:left w:val="nil"/>
              <w:bottom w:val="nil"/>
              <w:right w:val="nil"/>
            </w:tcBorders>
            <w:vAlign w:val="center"/>
          </w:tcPr>
          <w:p w14:paraId="5A00018D"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8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Cercospora</w:t>
            </w:r>
          </w:p>
        </w:tc>
        <w:tc>
          <w:tcPr>
            <w:tcW w:w="1500" w:type="dxa"/>
            <w:tcBorders>
              <w:top w:val="nil"/>
              <w:left w:val="nil"/>
              <w:bottom w:val="nil"/>
              <w:right w:val="nil"/>
            </w:tcBorders>
            <w:vAlign w:val="center"/>
          </w:tcPr>
          <w:p w14:paraId="5A00018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100</w:t>
            </w:r>
          </w:p>
        </w:tc>
        <w:tc>
          <w:tcPr>
            <w:tcW w:w="1200" w:type="dxa"/>
            <w:tcBorders>
              <w:top w:val="nil"/>
              <w:left w:val="nil"/>
              <w:bottom w:val="nil"/>
              <w:right w:val="nil"/>
            </w:tcBorders>
            <w:vAlign w:val="center"/>
          </w:tcPr>
          <w:p w14:paraId="5A00019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w:t>
            </w:r>
          </w:p>
        </w:tc>
        <w:tc>
          <w:tcPr>
            <w:tcW w:w="1300" w:type="dxa"/>
            <w:tcBorders>
              <w:top w:val="nil"/>
              <w:left w:val="nil"/>
              <w:bottom w:val="nil"/>
              <w:right w:val="nil"/>
            </w:tcBorders>
            <w:vAlign w:val="center"/>
          </w:tcPr>
          <w:p w14:paraId="5A00019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85.0 %</w:t>
            </w:r>
          </w:p>
        </w:tc>
        <w:tc>
          <w:tcPr>
            <w:tcW w:w="1400" w:type="dxa"/>
            <w:tcBorders>
              <w:top w:val="nil"/>
              <w:left w:val="nil"/>
              <w:bottom w:val="nil"/>
              <w:right w:val="nil"/>
            </w:tcBorders>
            <w:vAlign w:val="center"/>
          </w:tcPr>
          <w:p w14:paraId="5A00019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76.7 – 90.7</w:t>
            </w:r>
          </w:p>
        </w:tc>
      </w:tr>
      <w:tr>
        <w:trPr>
          <w:cantSplit/>
          <w:jc w:val="center"/>
        </w:trPr>
        <w:tc>
          <w:tcPr>
            <w:tcW w:w="1000" w:type="dxa"/>
            <w:tcBorders>
              <w:top w:val="nil"/>
              <w:left w:val="nil"/>
              <w:bottom w:val="nil"/>
              <w:right w:val="nil"/>
            </w:tcBorders>
            <w:vAlign w:val="center"/>
          </w:tcPr>
          <w:p w14:paraId="5A00019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9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Roña</w:t>
            </w:r>
          </w:p>
        </w:tc>
        <w:tc>
          <w:tcPr>
            <w:tcW w:w="1500" w:type="dxa"/>
            <w:tcBorders>
              <w:top w:val="nil"/>
              <w:left w:val="nil"/>
              <w:bottom w:val="nil"/>
              <w:right w:val="nil"/>
            </w:tcBorders>
            <w:vAlign w:val="center"/>
          </w:tcPr>
          <w:p w14:paraId="5A00019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39</w:t>
            </w:r>
          </w:p>
        </w:tc>
        <w:tc>
          <w:tcPr>
            <w:tcW w:w="1200" w:type="dxa"/>
            <w:tcBorders>
              <w:top w:val="nil"/>
              <w:left w:val="nil"/>
              <w:bottom w:val="nil"/>
              <w:right w:val="nil"/>
            </w:tcBorders>
            <w:vAlign w:val="center"/>
          </w:tcPr>
          <w:p w14:paraId="5A00019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31</w:t>
            </w:r>
          </w:p>
        </w:tc>
        <w:tc>
          <w:tcPr>
            <w:tcW w:w="1300" w:type="dxa"/>
            <w:tcBorders>
              <w:top w:val="nil"/>
              <w:left w:val="nil"/>
              <w:bottom w:val="nil"/>
              <w:right w:val="nil"/>
            </w:tcBorders>
            <w:vAlign w:val="center"/>
          </w:tcPr>
          <w:p w14:paraId="5A00019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79.5 %</w:t>
            </w:r>
          </w:p>
        </w:tc>
        <w:tc>
          <w:tcPr>
            <w:tcW w:w="1400" w:type="dxa"/>
            <w:tcBorders>
              <w:top w:val="nil"/>
              <w:left w:val="nil"/>
              <w:bottom w:val="nil"/>
              <w:right w:val="nil"/>
            </w:tcBorders>
            <w:vAlign w:val="center"/>
          </w:tcPr>
          <w:p w14:paraId="5A00019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64.5 – 89.2</w:t>
            </w:r>
          </w:p>
        </w:tc>
      </w:tr>
      <w:tr>
        <w:trPr>
          <w:cantSplit/>
          <w:jc w:val="center"/>
        </w:trPr>
        <w:tc>
          <w:tcPr>
            <w:tcW w:w="1000" w:type="dxa"/>
            <w:tcBorders>
              <w:top w:val="nil"/>
              <w:left w:val="nil"/>
              <w:bottom w:val="nil"/>
              <w:right w:val="nil"/>
            </w:tcBorders>
            <w:vAlign w:val="center"/>
          </w:tcPr>
          <w:p w14:paraId="5A00019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nil"/>
              <w:right w:val="nil"/>
            </w:tcBorders>
            <w:vAlign w:val="center"/>
          </w:tcPr>
          <w:p w14:paraId="5A00019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Pudrición peduncular</w:t>
            </w:r>
          </w:p>
        </w:tc>
        <w:tc>
          <w:tcPr>
            <w:tcW w:w="1500" w:type="dxa"/>
            <w:tcBorders>
              <w:top w:val="nil"/>
              <w:left w:val="nil"/>
              <w:bottom w:val="nil"/>
              <w:right w:val="nil"/>
            </w:tcBorders>
            <w:vAlign w:val="center"/>
          </w:tcPr>
          <w:p w14:paraId="5A00019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w:t>
            </w:r>
          </w:p>
        </w:tc>
        <w:tc>
          <w:tcPr>
            <w:tcW w:w="1200" w:type="dxa"/>
            <w:tcBorders>
              <w:top w:val="nil"/>
              <w:left w:val="nil"/>
              <w:bottom w:val="nil"/>
              <w:right w:val="nil"/>
            </w:tcBorders>
            <w:vAlign w:val="center"/>
          </w:tcPr>
          <w:p w14:paraId="5A00019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26</w:t>
            </w:r>
          </w:p>
        </w:tc>
        <w:tc>
          <w:tcPr>
            <w:tcW w:w="1300" w:type="dxa"/>
            <w:tcBorders>
              <w:top w:val="nil"/>
              <w:left w:val="nil"/>
              <w:bottom w:val="nil"/>
              <w:right w:val="nil"/>
            </w:tcBorders>
            <w:vAlign w:val="center"/>
          </w:tcPr>
          <w:p w14:paraId="5A00019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78.8 %</w:t>
            </w:r>
          </w:p>
        </w:tc>
        <w:tc>
          <w:tcPr>
            <w:tcW w:w="1400" w:type="dxa"/>
            <w:tcBorders>
              <w:top w:val="nil"/>
              <w:left w:val="nil"/>
              <w:bottom w:val="nil"/>
              <w:right w:val="nil"/>
            </w:tcBorders>
            <w:vAlign w:val="center"/>
          </w:tcPr>
          <w:p w14:paraId="5A00019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62.2 – 89.3</w:t>
            </w:r>
          </w:p>
        </w:tc>
      </w:tr>
      <w:tr>
        <w:trPr>
          <w:cantSplit/>
          <w:jc w:val="center"/>
        </w:trPr>
        <w:tc>
          <w:tcPr>
            <w:tcW w:w="1000" w:type="dxa"/>
            <w:tcBorders>
              <w:top w:val="nil"/>
              <w:left w:val="nil"/>
              <w:bottom w:val="single" w:sz="4" w:space="0" w:color="auto"/>
              <w:right w:val="nil"/>
            </w:tcBorders>
            <w:vAlign w:val="center"/>
          </w:tcPr>
          <w:p w14:paraId="5A00019F"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w:t>
            </w:r>
          </w:p>
        </w:tc>
        <w:tc>
          <w:tcPr>
            <w:tcW w:w="2400" w:type="dxa"/>
            <w:tcBorders>
              <w:top w:val="nil"/>
              <w:left w:val="nil"/>
              <w:bottom w:val="single" w:sz="4" w:space="0" w:color="auto"/>
              <w:right w:val="nil"/>
            </w:tcBorders>
            <w:vAlign w:val="center"/>
          </w:tcPr>
          <w:p w14:paraId="5A0001A0"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Sunblotch</w:t>
            </w:r>
          </w:p>
        </w:tc>
        <w:tc>
          <w:tcPr>
            <w:tcW w:w="1500" w:type="dxa"/>
            <w:tcBorders>
              <w:top w:val="nil"/>
              <w:left w:val="nil"/>
              <w:bottom w:val="single" w:sz="4" w:space="0" w:color="auto"/>
              <w:right w:val="nil"/>
            </w:tcBorders>
            <w:vAlign w:val="center"/>
          </w:tcPr>
          <w:p w14:paraId="5A0001A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22</w:t>
            </w:r>
          </w:p>
        </w:tc>
        <w:tc>
          <w:tcPr>
            <w:tcW w:w="1200" w:type="dxa"/>
            <w:tcBorders>
              <w:top w:val="nil"/>
              <w:left w:val="nil"/>
              <w:bottom w:val="single" w:sz="4" w:space="0" w:color="auto"/>
              <w:right w:val="nil"/>
            </w:tcBorders>
            <w:vAlign w:val="center"/>
          </w:tcPr>
          <w:p w14:paraId="5A0001A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17</w:t>
            </w:r>
          </w:p>
        </w:tc>
        <w:tc>
          <w:tcPr>
            <w:tcW w:w="1300" w:type="dxa"/>
            <w:tcBorders>
              <w:top w:val="nil"/>
              <w:left w:val="nil"/>
              <w:bottom w:val="single" w:sz="4" w:space="0" w:color="auto"/>
              <w:right w:val="nil"/>
            </w:tcBorders>
            <w:vAlign w:val="center"/>
          </w:tcPr>
          <w:p w14:paraId="5A0001A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77.3 %</w:t>
            </w:r>
          </w:p>
        </w:tc>
        <w:tc>
          <w:tcPr>
            <w:tcW w:w="1400" w:type="dxa"/>
            <w:tcBorders>
              <w:top w:val="nil"/>
              <w:left w:val="nil"/>
              <w:bottom w:val="single" w:sz="4" w:space="0" w:color="auto"/>
              <w:right w:val="nil"/>
            </w:tcBorders>
            <w:vAlign w:val="center"/>
          </w:tcPr>
          <w:p w14:paraId="5A0001A4"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56.6 – 89.9</w:t>
            </w:r>
          </w:p>
        </w:tc>
      </w:tr>
    </w:tbl>
    <w:p w14:paraId="5A0001A5"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Una afección se consideró detectada si el sistema emitió al menos una detección de esa clase con confianza ≥ 0.35. Intervalos de Wilson.</w:t>
      </w:r>
    </w:p>
    <w:p w14:paraId="5A0001A6" w14:textId="77777777">
      <w:pPr>
        <w:pStyle w:val="APA7"/>
      </w:pPr>
      <w:r>
        <w:t xml:space="preserve">Los resultados de la Tabla 12 mostraron que todas las afecciones superaron una tasa de detección del 70 %. En los frutos, la cercospora alcanzó la mayor tasa (85.0 %), seguida de la roña (79.5 %), la pudrición peduncular (78.8 %), el sunblotch (77.3 %) y la antracnosis (70.6 %). En las hojas, la deficiencia nutricional fue detectada en el 97.1 % de los casos, la antracnosis en el 83.1 % y las plagas en el 84.8 %. Debido a que la antracnosis es la principal causa de descarte del fruto en poscosecha, su detección en hoja y en fruto resultó determinante para la prevención de pérdidas.</w:t>
      </w:r>
    </w:p>
    <w:p w14:paraId="5A0001A7" w14:textId="77777777">
      <w:pPr>
        <w:pStyle w:val="APA7"/>
      </w:pPr>
      <w:r>
        <w:t xml:space="preserve">Con el fin de aproximar la capacidad de detección temprana, se analizó la sensibilidad del sistema según el tamaño de la lesión, considerando que las lesiones de menor tamaño corresponden, por lo general, a estadios iniciales de la enfermedad. Se calculó el porcentaje de lesiones etiquetadas que fueron localizadas por el sistema con la clase correcta (IoU ≥ 0.50), agrupadas según la proporción del área de la imagen que ocupaban (Tabla 13).</w:t>
      </w:r>
    </w:p>
    <w:p w14:paraId="5A0001A8" w14:textId="77777777">
      <w:pPr>
        <w:pStyle w:val="TABLA0"/>
        <w:keepNext/>
        <w:keepLines/>
      </w:pPr>
      <w:r>
        <w:t xml:space="preserve">Tabla </w:t>
        <w:fldChar w:fldCharType="begin"/>
        <w:instrText xml:space="preserve"> SEQ Tabla \* ARABIC </w:instrText>
        <w:fldChar w:fldCharType="separate"/>
      </w:r>
      <w:r>
        <w:rPr>
          <w:noProof/>
        </w:rPr>
        <w:t>13</w:t>
      </w:r>
      <w:r>
        <w:fldChar w:fldCharType="end"/>
        <w:br/>
      </w:r>
      <w:r>
        <w:rPr>
          <w:b w:val="0"/>
          <w:bCs w:val="0"/>
          <w:i/>
          <w:iCs/>
        </w:rPr>
        <w:t xml:space="preserve">Sensibilidad según el tamaño de la lesión</w:t>
      </w:r>
    </w:p>
    <w:tbl>
      <w:tblPr>
        <w:tblStyle w:val="Tablaconcuadrcula"/>
        <w:tblW w:w="0" w:type="auto"/>
        <w:jc w:val="center"/>
        <w:tblLook w:val="04A0" w:firstRow="1" w:lastRow="0" w:firstColumn="1" w:lastColumn="0" w:noHBand="0" w:noVBand="1"/>
      </w:tblPr>
      <w:tblGrid>
        <w:gridCol w:w="2400"/>
        <w:gridCol w:w="1900"/>
        <w:gridCol w:w="1100"/>
        <w:gridCol w:w="1900"/>
        <w:gridCol w:w="1100"/>
      </w:tblGrid>
      <w:tr>
        <w:trPr>
          <w:tblHeader/>
          <w:jc w:val="center"/>
        </w:trPr>
        <w:tc>
          <w:tcPr>
            <w:tcW w:w="2400" w:type="dxa"/>
            <w:tcBorders>
              <w:top w:val="single" w:sz="4" w:space="0" w:color="auto"/>
              <w:left w:val="nil"/>
              <w:bottom w:val="single" w:sz="4" w:space="0" w:color="auto"/>
              <w:right w:val="nil"/>
            </w:tcBorders>
            <w:vAlign w:val="center"/>
          </w:tcPr>
          <w:p w14:paraId="5A0001A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Tamaño de la lesión</w:t>
            </w:r>
          </w:p>
        </w:tc>
        <w:tc>
          <w:tcPr>
            <w:tcW w:w="1900" w:type="dxa"/>
            <w:tcBorders>
              <w:top w:val="single" w:sz="4" w:space="0" w:color="auto"/>
              <w:left w:val="nil"/>
              <w:bottom w:val="single" w:sz="4" w:space="0" w:color="auto"/>
              <w:right w:val="nil"/>
            </w:tcBorders>
            <w:vAlign w:val="center"/>
          </w:tcPr>
          <w:p w14:paraId="5A0001A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detectadas / total</w:t>
            </w:r>
          </w:p>
        </w:tc>
        <w:tc>
          <w:tcPr>
            <w:tcW w:w="1100" w:type="dxa"/>
            <w:tcBorders>
              <w:top w:val="single" w:sz="4" w:space="0" w:color="auto"/>
              <w:left w:val="nil"/>
              <w:bottom w:val="single" w:sz="4" w:space="0" w:color="auto"/>
              <w:right w:val="nil"/>
            </w:tcBorders>
            <w:vAlign w:val="center"/>
          </w:tcPr>
          <w:p w14:paraId="5A0001A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Hojas: %</w:t>
            </w:r>
          </w:p>
        </w:tc>
        <w:tc>
          <w:tcPr>
            <w:tcW w:w="1900" w:type="dxa"/>
            <w:tcBorders>
              <w:top w:val="single" w:sz="4" w:space="0" w:color="auto"/>
              <w:left w:val="nil"/>
              <w:bottom w:val="single" w:sz="4" w:space="0" w:color="auto"/>
              <w:right w:val="nil"/>
            </w:tcBorders>
            <w:vAlign w:val="center"/>
          </w:tcPr>
          <w:p w14:paraId="5A0001A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detectadas / total</w:t>
            </w:r>
          </w:p>
        </w:tc>
        <w:tc>
          <w:tcPr>
            <w:tcW w:w="1100" w:type="dxa"/>
            <w:tcBorders>
              <w:top w:val="single" w:sz="4" w:space="0" w:color="auto"/>
              <w:left w:val="nil"/>
              <w:bottom w:val="single" w:sz="4" w:space="0" w:color="auto"/>
              <w:right w:val="nil"/>
            </w:tcBorders>
            <w:vAlign w:val="center"/>
          </w:tcPr>
          <w:p w14:paraId="5A0001A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Frutos: %</w:t>
            </w:r>
          </w:p>
        </w:tc>
      </w:tr>
      <w:tr>
        <w:trPr>
          <w:cantSplit/>
          <w:jc w:val="center"/>
        </w:trPr>
        <w:tc>
          <w:tcPr>
            <w:tcW w:w="2400" w:type="dxa"/>
            <w:tcBorders>
              <w:top w:val="nil"/>
              <w:left w:val="nil"/>
              <w:bottom w:val="nil"/>
              <w:right w:val="nil"/>
            </w:tcBorders>
            <w:vAlign w:val="center"/>
          </w:tcPr>
          <w:p w14:paraId="5A0001AE"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Pequeña (&lt; 2 %)</w:t>
            </w:r>
          </w:p>
        </w:tc>
        <w:tc>
          <w:tcPr>
            <w:tcW w:w="1900" w:type="dxa"/>
            <w:tcBorders>
              <w:top w:val="nil"/>
              <w:left w:val="nil"/>
              <w:bottom w:val="nil"/>
              <w:right w:val="nil"/>
            </w:tcBorders>
            <w:vAlign w:val="center"/>
          </w:tcPr>
          <w:p w14:paraId="5A0001A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0</w:t>
            </w:r>
          </w:p>
        </w:tc>
        <w:tc>
          <w:tcPr>
            <w:tcW w:w="1100" w:type="dxa"/>
            <w:tcBorders>
              <w:top w:val="nil"/>
              <w:left w:val="nil"/>
              <w:bottom w:val="nil"/>
              <w:right w:val="nil"/>
            </w:tcBorders>
            <w:vAlign w:val="center"/>
          </w:tcPr>
          <w:p w14:paraId="5A0001B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t>
            </w:r>
          </w:p>
        </w:tc>
        <w:tc>
          <w:tcPr>
            <w:tcW w:w="1900" w:type="dxa"/>
            <w:tcBorders>
              <w:top w:val="nil"/>
              <w:left w:val="nil"/>
              <w:bottom w:val="nil"/>
              <w:right w:val="nil"/>
            </w:tcBorders>
            <w:vAlign w:val="center"/>
          </w:tcPr>
          <w:p w14:paraId="5A0001B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 / 17</w:t>
            </w:r>
          </w:p>
        </w:tc>
        <w:tc>
          <w:tcPr>
            <w:tcW w:w="1100" w:type="dxa"/>
            <w:tcBorders>
              <w:top w:val="nil"/>
              <w:left w:val="nil"/>
              <w:bottom w:val="nil"/>
              <w:right w:val="nil"/>
            </w:tcBorders>
            <w:vAlign w:val="center"/>
          </w:tcPr>
          <w:p w14:paraId="5A0001B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0.0 %</w:t>
            </w:r>
          </w:p>
        </w:tc>
      </w:tr>
      <w:tr>
        <w:trPr>
          <w:cantSplit/>
          <w:jc w:val="center"/>
        </w:trPr>
        <w:tc>
          <w:tcPr>
            <w:tcW w:w="2400" w:type="dxa"/>
            <w:tcBorders>
              <w:top w:val="nil"/>
              <w:left w:val="nil"/>
              <w:bottom w:val="nil"/>
              <w:right w:val="nil"/>
            </w:tcBorders>
            <w:vAlign w:val="center"/>
          </w:tcPr>
          <w:p w14:paraId="5A0001B3"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Mediana (2 % – 10 %)</w:t>
            </w:r>
          </w:p>
        </w:tc>
        <w:tc>
          <w:tcPr>
            <w:tcW w:w="1900" w:type="dxa"/>
            <w:tcBorders>
              <w:top w:val="nil"/>
              <w:left w:val="nil"/>
              <w:bottom w:val="nil"/>
              <w:right w:val="nil"/>
            </w:tcBorders>
            <w:vAlign w:val="center"/>
          </w:tcPr>
          <w:p w14:paraId="5A0001B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 / 14</w:t>
            </w:r>
          </w:p>
        </w:tc>
        <w:tc>
          <w:tcPr>
            <w:tcW w:w="1100" w:type="dxa"/>
            <w:tcBorders>
              <w:top w:val="nil"/>
              <w:left w:val="nil"/>
              <w:bottom w:val="nil"/>
              <w:right w:val="nil"/>
            </w:tcBorders>
            <w:vAlign w:val="center"/>
          </w:tcPr>
          <w:p w14:paraId="5A0001B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64.3 %</w:t>
            </w:r>
          </w:p>
        </w:tc>
        <w:tc>
          <w:tcPr>
            <w:tcW w:w="1900" w:type="dxa"/>
            <w:tcBorders>
              <w:top w:val="nil"/>
              <w:left w:val="nil"/>
              <w:bottom w:val="nil"/>
              <w:right w:val="nil"/>
            </w:tcBorders>
            <w:vAlign w:val="center"/>
          </w:tcPr>
          <w:p w14:paraId="5A0001B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33 / 97</w:t>
            </w:r>
          </w:p>
        </w:tc>
        <w:tc>
          <w:tcPr>
            <w:tcW w:w="1100" w:type="dxa"/>
            <w:tcBorders>
              <w:top w:val="nil"/>
              <w:left w:val="nil"/>
              <w:bottom w:val="nil"/>
              <w:right w:val="nil"/>
            </w:tcBorders>
            <w:vAlign w:val="center"/>
          </w:tcPr>
          <w:p w14:paraId="5A0001B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34.0 %</w:t>
            </w:r>
          </w:p>
        </w:tc>
      </w:tr>
      <w:tr>
        <w:trPr>
          <w:cantSplit/>
          <w:jc w:val="center"/>
        </w:trPr>
        <w:tc>
          <w:tcPr>
            <w:tcW w:w="2400" w:type="dxa"/>
            <w:tcBorders>
              <w:top w:val="nil"/>
              <w:left w:val="nil"/>
              <w:bottom w:val="single" w:sz="4" w:space="0" w:color="auto"/>
              <w:right w:val="nil"/>
            </w:tcBorders>
            <w:vAlign w:val="center"/>
          </w:tcPr>
          <w:p w14:paraId="5A0001B8"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Grande (&gt; 10 %)</w:t>
            </w:r>
          </w:p>
        </w:tc>
        <w:tc>
          <w:tcPr>
            <w:tcW w:w="1900" w:type="dxa"/>
            <w:tcBorders>
              <w:top w:val="nil"/>
              <w:left w:val="nil"/>
              <w:bottom w:val="single" w:sz="4" w:space="0" w:color="auto"/>
              <w:right w:val="nil"/>
            </w:tcBorders>
            <w:vAlign w:val="center"/>
          </w:tcPr>
          <w:p w14:paraId="5A0001B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164 / 193</w:t>
            </w:r>
          </w:p>
        </w:tc>
        <w:tc>
          <w:tcPr>
            <w:tcW w:w="1100" w:type="dxa"/>
            <w:tcBorders>
              <w:top w:val="nil"/>
              <w:left w:val="nil"/>
              <w:bottom w:val="single" w:sz="4" w:space="0" w:color="auto"/>
              <w:right w:val="nil"/>
            </w:tcBorders>
            <w:vAlign w:val="center"/>
          </w:tcPr>
          <w:p w14:paraId="5A0001B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85.0 %</w:t>
            </w:r>
          </w:p>
        </w:tc>
        <w:tc>
          <w:tcPr>
            <w:tcW w:w="1900" w:type="dxa"/>
            <w:tcBorders>
              <w:top w:val="nil"/>
              <w:left w:val="nil"/>
              <w:bottom w:val="single" w:sz="4" w:space="0" w:color="auto"/>
              <w:right w:val="nil"/>
            </w:tcBorders>
            <w:vAlign w:val="center"/>
          </w:tcPr>
          <w:p w14:paraId="5A0001B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242 / 317</w:t>
            </w:r>
          </w:p>
        </w:tc>
        <w:tc>
          <w:tcPr>
            <w:tcW w:w="1100" w:type="dxa"/>
            <w:tcBorders>
              <w:top w:val="nil"/>
              <w:left w:val="nil"/>
              <w:bottom w:val="single" w:sz="4" w:space="0" w:color="auto"/>
              <w:right w:val="nil"/>
            </w:tcBorders>
            <w:vAlign w:val="center"/>
          </w:tcPr>
          <w:p w14:paraId="5A0001B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76.3 %</w:t>
            </w:r>
          </w:p>
        </w:tc>
      </w:tr>
    </w:tbl>
    <w:p w14:paraId="5A0001BD"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Tamaño expresado como proporción del área de la imagen ocupada por la caja delimitadora de la lesión. Se excluyeron las clases sanas.</w:t>
      </w:r>
    </w:p>
    <w:p w14:paraId="5A0001BE" w14:textId="77777777">
      <w:pPr>
        <w:pStyle w:val="APA7"/>
      </w:pPr>
      <w:r>
        <w:t xml:space="preserve">Como se aprecia en la Tabla 13, la sensibilidad del sistema dependió del tamaño de la lesión: en los frutos, se localizó el 76.3 % de las lesiones grandes, el 34.0 % de las medianas y ninguna de las 17 lesiones pequeñas; en las hojas, se localizó el 85.0 % de las lesiones grandes y el 64.3 % de las medianas, aunque el conjunto de prueba de hojas no contuvo lesiones pequeñas y solo 14 medianas, por lo que este último valor debe interpretarse con cautela. Este resultado indicó que la detección temprana fue efectiva cuando la lesión ocupó una porción visible del órgano fotografiado, por lo que el protocolo de captura en campo debió privilegiar tomas cercanas que encuadren un solo fruto u hoja. La comparación del descarte antes y después de la implementación se presenta en la Tabla 14.</w:t>
      </w:r>
    </w:p>
    <w:p w14:paraId="5A0001BF" w14:textId="77777777">
      <w:pPr>
        <w:pStyle w:val="TABLA0"/>
        <w:keepNext/>
        <w:keepLines/>
      </w:pPr>
      <w:r>
        <w:t xml:space="preserve">Tabla </w:t>
        <w:fldChar w:fldCharType="begin"/>
        <w:instrText xml:space="preserve"> SEQ Tabla \* ARABIC </w:instrText>
        <w:fldChar w:fldCharType="separate"/>
      </w:r>
      <w:r>
        <w:rPr>
          <w:noProof/>
        </w:rPr>
        <w:t>14</w:t>
      </w:r>
      <w:r>
        <w:fldChar w:fldCharType="end"/>
        <w:br/>
      </w:r>
      <w:r>
        <w:rPr>
          <w:b w:val="0"/>
          <w:bCs w:val="0"/>
          <w:i/>
          <w:iCs/>
        </w:rPr>
        <w:t xml:space="preserve">Pérdidas por descarte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450"/>
        <w:gridCol w:w="1450"/>
        <w:gridCol w:w="1250"/>
        <w:gridCol w:w="1250"/>
      </w:tblGrid>
      <w:tr>
        <w:trPr>
          <w:tblHeader/>
          <w:jc w:val="center"/>
        </w:trPr>
        <w:tc>
          <w:tcPr>
            <w:tcW w:w="3100" w:type="dxa"/>
            <w:tcBorders>
              <w:top w:val="single" w:sz="4" w:space="0" w:color="auto"/>
              <w:left w:val="nil"/>
              <w:bottom w:val="single" w:sz="4" w:space="0" w:color="auto"/>
              <w:right w:val="nil"/>
            </w:tcBorders>
            <w:vAlign w:val="center"/>
          </w:tcPr>
          <w:p w14:paraId="5A0001C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Indicador</w:t>
            </w:r>
          </w:p>
        </w:tc>
        <w:tc>
          <w:tcPr>
            <w:tcW w:w="1450" w:type="dxa"/>
            <w:tcBorders>
              <w:top w:val="single" w:sz="4" w:space="0" w:color="auto"/>
              <w:left w:val="nil"/>
              <w:bottom w:val="single" w:sz="4" w:space="0" w:color="auto"/>
              <w:right w:val="nil"/>
            </w:tcBorders>
            <w:vAlign w:val="center"/>
          </w:tcPr>
          <w:p w14:paraId="5A0001C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Preprueba</w:t>
            </w:r>
          </w:p>
        </w:tc>
        <w:tc>
          <w:tcPr>
            <w:tcW w:w="1450" w:type="dxa"/>
            <w:tcBorders>
              <w:top w:val="single" w:sz="4" w:space="0" w:color="auto"/>
              <w:left w:val="nil"/>
              <w:bottom w:val="single" w:sz="4" w:space="0" w:color="auto"/>
              <w:right w:val="nil"/>
            </w:tcBorders>
            <w:vAlign w:val="center"/>
          </w:tcPr>
          <w:p w14:paraId="5A0001C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Posprueba</w:t>
            </w:r>
          </w:p>
        </w:tc>
        <w:tc>
          <w:tcPr>
            <w:tcW w:w="1250" w:type="dxa"/>
            <w:tcBorders>
              <w:top w:val="single" w:sz="4" w:space="0" w:color="auto"/>
              <w:left w:val="nil"/>
              <w:bottom w:val="single" w:sz="4" w:space="0" w:color="auto"/>
              <w:right w:val="nil"/>
            </w:tcBorders>
            <w:vAlign w:val="center"/>
          </w:tcPr>
          <w:p w14:paraId="5A0001C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Diferencia</w:t>
            </w:r>
          </w:p>
        </w:tc>
        <w:tc>
          <w:tcPr>
            <w:tcW w:w="1250" w:type="dxa"/>
            <w:tcBorders>
              <w:top w:val="single" w:sz="4" w:space="0" w:color="auto"/>
              <w:left w:val="nil"/>
              <w:bottom w:val="single" w:sz="4" w:space="0" w:color="auto"/>
              <w:right w:val="nil"/>
            </w:tcBorders>
            <w:vAlign w:val="center"/>
          </w:tcPr>
          <w:p w14:paraId="5A0001C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Reducción (%)</w:t>
            </w:r>
          </w:p>
        </w:tc>
      </w:tr>
      <w:tr>
        <w:trPr>
          <w:cantSplit/>
          <w:jc w:val="center"/>
        </w:trPr>
        <w:tc>
          <w:tcPr>
            <w:tcW w:w="3100" w:type="dxa"/>
            <w:tcBorders>
              <w:top w:val="nil"/>
              <w:left w:val="nil"/>
              <w:bottom w:val="nil"/>
              <w:right w:val="nil"/>
            </w:tcBorders>
            <w:vAlign w:val="center"/>
          </w:tcPr>
          <w:p w14:paraId="5A0001C5"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por daño fitosanitario (%)</w:t>
            </w:r>
          </w:p>
        </w:tc>
        <w:tc>
          <w:tcPr>
            <w:tcW w:w="1450" w:type="dxa"/>
            <w:tcBorders>
              <w:top w:val="nil"/>
              <w:left w:val="nil"/>
              <w:bottom w:val="nil"/>
              <w:right w:val="nil"/>
            </w:tcBorders>
            <w:vAlign w:val="center"/>
          </w:tcPr>
          <w:p w14:paraId="5A0001C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15.4 ± 7.2</w:t>
            </w:r>
          </w:p>
        </w:tc>
        <w:tc>
          <w:tcPr>
            <w:tcW w:w="1450" w:type="dxa"/>
            <w:tcBorders>
              <w:top w:val="nil"/>
              <w:left w:val="nil"/>
              <w:bottom w:val="nil"/>
              <w:right w:val="nil"/>
            </w:tcBorders>
            <w:vAlign w:val="center"/>
          </w:tcPr>
          <w:p w14:paraId="5A0001C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12.4 ± 6.1</w:t>
            </w:r>
          </w:p>
        </w:tc>
        <w:tc>
          <w:tcPr>
            <w:tcW w:w="1250" w:type="dxa"/>
            <w:tcBorders>
              <w:top w:val="nil"/>
              <w:left w:val="nil"/>
              <w:bottom w:val="nil"/>
              <w:right w:val="nil"/>
            </w:tcBorders>
            <w:vAlign w:val="center"/>
          </w:tcPr>
          <w:p w14:paraId="5A0001C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50" w:type="dxa"/>
            <w:tcBorders>
              <w:top w:val="nil"/>
              <w:left w:val="nil"/>
              <w:bottom w:val="nil"/>
              <w:right w:val="nil"/>
            </w:tcBorders>
            <w:vAlign w:val="center"/>
          </w:tcPr>
          <w:p w14:paraId="5A0001C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19.7</w:t>
            </w:r>
          </w:p>
        </w:tc>
      </w:tr>
      <w:tr>
        <w:trPr>
          <w:cantSplit/>
          <w:jc w:val="center"/>
        </w:trPr>
        <w:tc>
          <w:tcPr>
            <w:tcW w:w="3100" w:type="dxa"/>
            <w:tcBorders>
              <w:top w:val="nil"/>
              <w:left w:val="nil"/>
              <w:bottom w:val="nil"/>
              <w:right w:val="nil"/>
            </w:tcBorders>
            <w:vAlign w:val="center"/>
          </w:tcPr>
          <w:p w14:paraId="5A0001CA"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(n de 6,000 evaluados)</w:t>
            </w:r>
          </w:p>
        </w:tc>
        <w:tc>
          <w:tcPr>
            <w:tcW w:w="1450" w:type="dxa"/>
            <w:tcBorders>
              <w:top w:val="nil"/>
              <w:left w:val="nil"/>
              <w:bottom w:val="nil"/>
              <w:right w:val="nil"/>
            </w:tcBorders>
            <w:vAlign w:val="center"/>
          </w:tcPr>
          <w:p w14:paraId="5A0001C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927</w:t>
            </w:r>
          </w:p>
        </w:tc>
        <w:tc>
          <w:tcPr>
            <w:tcW w:w="1450" w:type="dxa"/>
            <w:tcBorders>
              <w:top w:val="nil"/>
              <w:left w:val="nil"/>
              <w:bottom w:val="nil"/>
              <w:right w:val="nil"/>
            </w:tcBorders>
            <w:vAlign w:val="center"/>
          </w:tcPr>
          <w:p w14:paraId="5A0001C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744</w:t>
            </w:r>
          </w:p>
        </w:tc>
        <w:tc>
          <w:tcPr>
            <w:tcW w:w="1250" w:type="dxa"/>
            <w:tcBorders>
              <w:top w:val="nil"/>
              <w:left w:val="nil"/>
              <w:bottom w:val="nil"/>
              <w:right w:val="nil"/>
            </w:tcBorders>
            <w:vAlign w:val="center"/>
          </w:tcPr>
          <w:p w14:paraId="5A0001C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183</w:t>
            </w:r>
          </w:p>
        </w:tc>
        <w:tc>
          <w:tcPr>
            <w:tcW w:w="1250" w:type="dxa"/>
            <w:tcBorders>
              <w:top w:val="nil"/>
              <w:left w:val="nil"/>
              <w:bottom w:val="nil"/>
              <w:right w:val="nil"/>
            </w:tcBorders>
            <w:vAlign w:val="center"/>
          </w:tcPr>
          <w:p w14:paraId="5A0001C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19.7</w:t>
            </w:r>
          </w:p>
        </w:tc>
      </w:tr>
      <w:tr>
        <w:trPr>
          <w:cantSplit/>
          <w:jc w:val="center"/>
        </w:trPr>
        <w:tc>
          <w:tcPr>
            <w:tcW w:w="3100" w:type="dxa"/>
            <w:tcBorders>
              <w:top w:val="nil"/>
              <w:left w:val="nil"/>
              <w:bottom w:val="nil"/>
              <w:right w:val="nil"/>
            </w:tcBorders>
            <w:vAlign w:val="center"/>
          </w:tcPr>
          <w:p w14:paraId="5A0001C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aptos sin daño fitosanitario (%)</w:t>
            </w:r>
          </w:p>
        </w:tc>
        <w:tc>
          <w:tcPr>
            <w:tcW w:w="1450" w:type="dxa"/>
            <w:tcBorders>
              <w:top w:val="nil"/>
              <w:left w:val="nil"/>
              <w:bottom w:val="nil"/>
              <w:right w:val="nil"/>
            </w:tcBorders>
            <w:vAlign w:val="center"/>
          </w:tcPr>
          <w:p w14:paraId="5A0001D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84.5</w:t>
            </w:r>
          </w:p>
        </w:tc>
        <w:tc>
          <w:tcPr>
            <w:tcW w:w="1450" w:type="dxa"/>
            <w:tcBorders>
              <w:top w:val="nil"/>
              <w:left w:val="nil"/>
              <w:bottom w:val="nil"/>
              <w:right w:val="nil"/>
            </w:tcBorders>
            <w:vAlign w:val="center"/>
          </w:tcPr>
          <w:p w14:paraId="5A0001D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87.6</w:t>
            </w:r>
          </w:p>
        </w:tc>
        <w:tc>
          <w:tcPr>
            <w:tcW w:w="1250" w:type="dxa"/>
            <w:tcBorders>
              <w:top w:val="nil"/>
              <w:left w:val="nil"/>
              <w:bottom w:val="nil"/>
              <w:right w:val="nil"/>
            </w:tcBorders>
            <w:vAlign w:val="center"/>
          </w:tcPr>
          <w:p w14:paraId="5A0001D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+3.0</w:t>
            </w:r>
          </w:p>
        </w:tc>
        <w:tc>
          <w:tcPr>
            <w:tcW w:w="1250" w:type="dxa"/>
            <w:tcBorders>
              <w:top w:val="nil"/>
              <w:left w:val="nil"/>
              <w:bottom w:val="nil"/>
              <w:right w:val="nil"/>
            </w:tcBorders>
            <w:vAlign w:val="center"/>
          </w:tcPr>
          <w:p w14:paraId="5A0001D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t>
            </w:r>
          </w:p>
        </w:tc>
      </w:tr>
      <w:tr>
        <w:trPr>
          <w:cantSplit/>
          <w:jc w:val="center"/>
        </w:trPr>
        <w:tc>
          <w:tcPr>
            <w:tcW w:w="3100" w:type="dxa"/>
            <w:tcBorders>
              <w:top w:val="nil"/>
              <w:left w:val="nil"/>
              <w:bottom w:val="nil"/>
              <w:right w:val="nil"/>
            </w:tcBorders>
            <w:vAlign w:val="center"/>
          </w:tcPr>
          <w:p w14:paraId="5A0001D4"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por árbol (S/)</w:t>
            </w:r>
          </w:p>
        </w:tc>
        <w:tc>
          <w:tcPr>
            <w:tcW w:w="1450" w:type="dxa"/>
            <w:tcBorders>
              <w:top w:val="nil"/>
              <w:left w:val="nil"/>
              <w:bottom w:val="nil"/>
              <w:right w:val="nil"/>
            </w:tcBorders>
            <w:vAlign w:val="center"/>
          </w:tcPr>
          <w:p w14:paraId="5A0001D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13.7 ± 6.9</w:t>
            </w:r>
          </w:p>
        </w:tc>
        <w:tc>
          <w:tcPr>
            <w:tcW w:w="1450" w:type="dxa"/>
            <w:tcBorders>
              <w:top w:val="nil"/>
              <w:left w:val="nil"/>
              <w:bottom w:val="nil"/>
              <w:right w:val="nil"/>
            </w:tcBorders>
            <w:vAlign w:val="center"/>
          </w:tcPr>
          <w:p w14:paraId="5A0001D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11.1 ± 6.1</w:t>
            </w:r>
          </w:p>
        </w:tc>
        <w:tc>
          <w:tcPr>
            <w:tcW w:w="1250" w:type="dxa"/>
            <w:tcBorders>
              <w:top w:val="nil"/>
              <w:left w:val="nil"/>
              <w:bottom w:val="nil"/>
              <w:right w:val="nil"/>
            </w:tcBorders>
            <w:vAlign w:val="center"/>
          </w:tcPr>
          <w:p w14:paraId="5A0001D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2.58</w:t>
            </w:r>
          </w:p>
        </w:tc>
        <w:tc>
          <w:tcPr>
            <w:tcW w:w="1250" w:type="dxa"/>
            <w:tcBorders>
              <w:top w:val="nil"/>
              <w:left w:val="nil"/>
              <w:bottom w:val="nil"/>
              <w:right w:val="nil"/>
            </w:tcBorders>
            <w:vAlign w:val="center"/>
          </w:tcPr>
          <w:p w14:paraId="5A0001D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18.8</w:t>
            </w:r>
          </w:p>
        </w:tc>
      </w:tr>
      <w:tr>
        <w:trPr>
          <w:cantSplit/>
          <w:jc w:val="center"/>
        </w:trPr>
        <w:tc>
          <w:tcPr>
            <w:tcW w:w="3100" w:type="dxa"/>
            <w:tcBorders>
              <w:top w:val="nil"/>
              <w:left w:val="nil"/>
              <w:bottom w:val="single" w:sz="4" w:space="0" w:color="auto"/>
              <w:right w:val="nil"/>
            </w:tcBorders>
            <w:vAlign w:val="center"/>
          </w:tcPr>
          <w:p w14:paraId="5A0001D9"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en la muestra (S/)</w:t>
            </w:r>
          </w:p>
        </w:tc>
        <w:tc>
          <w:tcPr>
            <w:tcW w:w="1450" w:type="dxa"/>
            <w:tcBorders>
              <w:top w:val="nil"/>
              <w:left w:val="nil"/>
              <w:bottom w:val="single" w:sz="4" w:space="0" w:color="auto"/>
              <w:right w:val="nil"/>
            </w:tcBorders>
            <w:vAlign w:val="center"/>
          </w:tcPr>
          <w:p w14:paraId="5A0001D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1,371.15</w:t>
            </w:r>
          </w:p>
        </w:tc>
        <w:tc>
          <w:tcPr>
            <w:tcW w:w="1450" w:type="dxa"/>
            <w:tcBorders>
              <w:top w:val="nil"/>
              <w:left w:val="nil"/>
              <w:bottom w:val="single" w:sz="4" w:space="0" w:color="auto"/>
              <w:right w:val="nil"/>
            </w:tcBorders>
            <w:vAlign w:val="center"/>
          </w:tcPr>
          <w:p w14:paraId="5A0001D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1,113.25</w:t>
            </w:r>
          </w:p>
        </w:tc>
        <w:tc>
          <w:tcPr>
            <w:tcW w:w="1250" w:type="dxa"/>
            <w:tcBorders>
              <w:top w:val="nil"/>
              <w:left w:val="nil"/>
              <w:bottom w:val="single" w:sz="4" w:space="0" w:color="auto"/>
              <w:right w:val="nil"/>
            </w:tcBorders>
            <w:vAlign w:val="center"/>
          </w:tcPr>
          <w:p w14:paraId="5A0001DC"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257.90</w:t>
            </w:r>
          </w:p>
        </w:tc>
        <w:tc>
          <w:tcPr>
            <w:tcW w:w="1250" w:type="dxa"/>
            <w:tcBorders>
              <w:top w:val="nil"/>
              <w:left w:val="nil"/>
              <w:bottom w:val="single" w:sz="4" w:space="0" w:color="auto"/>
              <w:right w:val="nil"/>
            </w:tcBorders>
            <w:vAlign w:val="center"/>
          </w:tcPr>
          <w:p w14:paraId="5A0001DD"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18.8</w:t>
            </w:r>
          </w:p>
        </w:tc>
      </w:tr>
    </w:tbl>
    <w:p w14:paraId="5A0001DE"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para 60 frutos evaluados por árbol en los 100 árboles de la muestra. Supuestos: descarte fitosanitario inicial de 14.5 % (sector A) y 16.0 % (sector B), reducción por detección temprana coherente con las tasas de detección de la Tabla 12, rendimiento de 24 kg por árbol y diferencia de S/ 3.80 por kilogramo entre el precio de exportación y el de mercado local. Estos valores serán reemplazados por los conteos registrados en campo en la tesis.</w:t>
      </w:r>
    </w:p>
    <w:p w14:paraId="5A0001DF" w14:textId="77777777">
      <w:pPr>
        <w:pStyle w:val="APA7"/>
      </w:pPr>
      <w:r>
        <w:t xml:space="preserve">Según los resultados esperados de la Tabla 14, la detección temprana de las enfermedades permitiría reducir el porcentaje de frutos descartados por daño fitosanitario de 15.4 % a 12.4 %, lo que equivale a 183 frutos menos descartados en la muestra y a una disminución de la pérdida económica de S/ 1,371.15 a S/ 1,113.25 en los 100 árboles evaluados. La reducción esperada fue moderada, puesto que una parte del descarte obedece a daños que el sistema no detecta en estadios iniciales, como las lesiones pequeñas analizadas en la Tabla 13, y a factores ajenos a la sanidad del fruto.</w:t>
      </w:r>
    </w:p>
    <w:p w14:paraId="5A0001E0" w14:textId="77777777">
      <w:pPr>
        <w:pStyle w:val="APA7"/>
        <w:rPr>
          <w:b/>
          <w:bCs/>
        </w:rPr>
      </w:pPr>
      <w:r>
        <w:rPr>
          <w:b/>
          <w:bCs/>
        </w:rPr>
        <w:t xml:space="preserve">Contraste de hipótesis</w:t>
      </w:r>
    </w:p>
    <w:p w14:paraId="5A0001E1" w14:textId="77777777">
      <w:pPr>
        <w:pStyle w:val="APA7"/>
      </w:pPr>
      <w:r>
        <w:t xml:space="preserve">Para la hipótesis específica 1 se contrastó si la exactitud diagnóstica del sistema superaba el umbral mínimo de desempeño del 70 % (H0: p ≤ 0.70; H1: p &gt; 0.70) mediante la prueba binomial exacta unilateral, con un nivel de significancia de 0.05. Adicionalmente, se contrastó la exactitud frente a la meta de coincidencia del 85 % establecida en la matriz de operacionalización. Los resultados se presentan en la Tabla 15.</w:t>
      </w:r>
    </w:p>
    <w:p w14:paraId="5A0001E2" w14:textId="77777777">
      <w:pPr>
        <w:pStyle w:val="TABLA0"/>
        <w:keepNext/>
        <w:keepLines/>
      </w:pPr>
      <w:r>
        <w:t xml:space="preserve">Tabla </w:t>
        <w:fldChar w:fldCharType="begin"/>
        <w:instrText xml:space="preserve"> SEQ Tabla \* ARABIC </w:instrText>
        <w:fldChar w:fldCharType="separate"/>
      </w:r>
      <w:r>
        <w:rPr>
          <w:noProof/>
        </w:rPr>
        <w:t>15</w:t>
      </w:r>
      <w:r>
        <w:fldChar w:fldCharType="end"/>
        <w:br/>
      </w:r>
      <w:r>
        <w:rPr>
          <w:b w:val="0"/>
          <w:bCs w:val="0"/>
          <w:i/>
          <w:iCs/>
        </w:rPr>
        <w:t xml:space="preserve">Prueba binomial exacta de la exactitud diagnóstica</w:t>
      </w:r>
    </w:p>
    <w:tbl>
      <w:tblPr>
        <w:tblStyle w:val="Tablaconcuadrcula"/>
        <w:tblW w:w="0" w:type="auto"/>
        <w:jc w:val="center"/>
        <w:tblLook w:val="04A0" w:firstRow="1" w:lastRow="0" w:firstColumn="1" w:lastColumn="0" w:noHBand="0" w:noVBand="1"/>
      </w:tblPr>
      <w:tblGrid>
        <w:gridCol w:w="1100"/>
        <w:gridCol w:w="1300"/>
        <w:gridCol w:w="1200"/>
        <w:gridCol w:w="1500"/>
        <w:gridCol w:w="1500"/>
        <w:gridCol w:w="2400"/>
      </w:tblGrid>
      <w:tr>
        <w:trPr>
          <w:tblHeader/>
          <w:jc w:val="center"/>
        </w:trPr>
        <w:tc>
          <w:tcPr>
            <w:tcW w:w="1100" w:type="dxa"/>
            <w:tcBorders>
              <w:top w:val="single" w:sz="4" w:space="0" w:color="auto"/>
              <w:left w:val="nil"/>
              <w:bottom w:val="single" w:sz="4" w:space="0" w:color="auto"/>
              <w:right w:val="nil"/>
            </w:tcBorders>
            <w:vAlign w:val="center"/>
          </w:tcPr>
          <w:p w14:paraId="5A0001E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Modelo</w:t>
            </w:r>
          </w:p>
        </w:tc>
        <w:tc>
          <w:tcPr>
            <w:tcW w:w="1300" w:type="dxa"/>
            <w:tcBorders>
              <w:top w:val="single" w:sz="4" w:space="0" w:color="auto"/>
              <w:left w:val="nil"/>
              <w:bottom w:val="single" w:sz="4" w:space="0" w:color="auto"/>
              <w:right w:val="nil"/>
            </w:tcBorders>
            <w:vAlign w:val="center"/>
          </w:tcPr>
          <w:p w14:paraId="5A0001E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Aciertos / n</w:t>
            </w:r>
          </w:p>
        </w:tc>
        <w:tc>
          <w:tcPr>
            <w:tcW w:w="1200" w:type="dxa"/>
            <w:tcBorders>
              <w:top w:val="single" w:sz="4" w:space="0" w:color="auto"/>
              <w:left w:val="nil"/>
              <w:bottom w:val="single" w:sz="4" w:space="0" w:color="auto"/>
              <w:right w:val="nil"/>
            </w:tcBorders>
            <w:vAlign w:val="center"/>
          </w:tcPr>
          <w:p w14:paraId="5A0001E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Exactitud</w:t>
            </w:r>
          </w:p>
        </w:tc>
        <w:tc>
          <w:tcPr>
            <w:tcW w:w="1500" w:type="dxa"/>
            <w:tcBorders>
              <w:top w:val="single" w:sz="4" w:space="0" w:color="auto"/>
              <w:left w:val="nil"/>
              <w:bottom w:val="single" w:sz="4" w:space="0" w:color="auto"/>
              <w:right w:val="nil"/>
            </w:tcBorders>
            <w:vAlign w:val="center"/>
          </w:tcPr>
          <w:p w14:paraId="5A0001E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0.70)</w:t>
            </w:r>
          </w:p>
        </w:tc>
        <w:tc>
          <w:tcPr>
            <w:tcW w:w="1500" w:type="dxa"/>
            <w:tcBorders>
              <w:top w:val="single" w:sz="4" w:space="0" w:color="auto"/>
              <w:left w:val="nil"/>
              <w:bottom w:val="single" w:sz="4" w:space="0" w:color="auto"/>
              <w:right w:val="nil"/>
            </w:tcBorders>
            <w:vAlign w:val="center"/>
          </w:tcPr>
          <w:p w14:paraId="5A0001E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 (H0: p ≤ 0.85)</w:t>
            </w:r>
          </w:p>
        </w:tc>
        <w:tc>
          <w:tcPr>
            <w:tcW w:w="2400" w:type="dxa"/>
            <w:tcBorders>
              <w:top w:val="single" w:sz="4" w:space="0" w:color="auto"/>
              <w:left w:val="nil"/>
              <w:bottom w:val="single" w:sz="4" w:space="0" w:color="auto"/>
              <w:right w:val="nil"/>
            </w:tcBorders>
            <w:vAlign w:val="center"/>
          </w:tcPr>
          <w:p w14:paraId="5A0001E8"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Decisión</w:t>
            </w:r>
          </w:p>
        </w:tc>
      </w:tr>
      <w:tr>
        <w:trPr>
          <w:cantSplit/>
          <w:jc w:val="center"/>
        </w:trPr>
        <w:tc>
          <w:tcPr>
            <w:tcW w:w="1100" w:type="dxa"/>
            <w:tcBorders>
              <w:top w:val="nil"/>
              <w:left w:val="nil"/>
              <w:bottom w:val="nil"/>
              <w:right w:val="nil"/>
            </w:tcBorders>
            <w:vAlign w:val="center"/>
          </w:tcPr>
          <w:p w14:paraId="5A0001E9"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Hojas</w:t>
            </w:r>
          </w:p>
        </w:tc>
        <w:tc>
          <w:tcPr>
            <w:tcW w:w="1300" w:type="dxa"/>
            <w:tcBorders>
              <w:top w:val="nil"/>
              <w:left w:val="nil"/>
              <w:bottom w:val="nil"/>
              <w:right w:val="nil"/>
            </w:tcBorders>
            <w:vAlign w:val="center"/>
          </w:tcPr>
          <w:p w14:paraId="5A0001E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220 / 237</w:t>
            </w:r>
          </w:p>
        </w:tc>
        <w:tc>
          <w:tcPr>
            <w:tcW w:w="1200" w:type="dxa"/>
            <w:tcBorders>
              <w:top w:val="nil"/>
              <w:left w:val="nil"/>
              <w:bottom w:val="nil"/>
              <w:right w:val="nil"/>
            </w:tcBorders>
            <w:vAlign w:val="center"/>
          </w:tcPr>
          <w:p w14:paraId="5A0001E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92.8 %</w:t>
            </w:r>
          </w:p>
        </w:tc>
        <w:tc>
          <w:tcPr>
            <w:tcW w:w="1500" w:type="dxa"/>
            <w:tcBorders>
              <w:top w:val="nil"/>
              <w:left w:val="nil"/>
              <w:bottom w:val="nil"/>
              <w:right w:val="nil"/>
            </w:tcBorders>
            <w:vAlign w:val="center"/>
          </w:tcPr>
          <w:p w14:paraId="5A0001E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nil"/>
              <w:right w:val="nil"/>
            </w:tcBorders>
            <w:vAlign w:val="center"/>
          </w:tcPr>
          <w:p w14:paraId="5A0001E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2400" w:type="dxa"/>
            <w:tcBorders>
              <w:top w:val="nil"/>
              <w:left w:val="nil"/>
              <w:bottom w:val="nil"/>
              <w:right w:val="nil"/>
            </w:tcBorders>
            <w:vAlign w:val="center"/>
          </w:tcPr>
          <w:p w14:paraId="5A0001E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en ambos umbrales</w:t>
            </w:r>
          </w:p>
        </w:tc>
      </w:tr>
      <w:tr>
        <w:trPr>
          <w:cantSplit/>
          <w:jc w:val="center"/>
        </w:trPr>
        <w:tc>
          <w:tcPr>
            <w:tcW w:w="1100" w:type="dxa"/>
            <w:tcBorders>
              <w:top w:val="nil"/>
              <w:left w:val="nil"/>
              <w:bottom w:val="single" w:sz="4" w:space="0" w:color="auto"/>
              <w:right w:val="nil"/>
            </w:tcBorders>
            <w:vAlign w:val="center"/>
          </w:tcPr>
          <w:p w14:paraId="5A0001EF"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Frutos</w:t>
            </w:r>
          </w:p>
        </w:tc>
        <w:tc>
          <w:tcPr>
            <w:tcW w:w="1300" w:type="dxa"/>
            <w:tcBorders>
              <w:top w:val="nil"/>
              <w:left w:val="nil"/>
              <w:bottom w:val="single" w:sz="4" w:space="0" w:color="auto"/>
              <w:right w:val="nil"/>
            </w:tcBorders>
            <w:vAlign w:val="center"/>
          </w:tcPr>
          <w:p w14:paraId="5A0001F0"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330 / 381</w:t>
            </w:r>
          </w:p>
        </w:tc>
        <w:tc>
          <w:tcPr>
            <w:tcW w:w="1200" w:type="dxa"/>
            <w:tcBorders>
              <w:top w:val="nil"/>
              <w:left w:val="nil"/>
              <w:bottom w:val="single" w:sz="4" w:space="0" w:color="auto"/>
              <w:right w:val="nil"/>
            </w:tcBorders>
            <w:vAlign w:val="center"/>
          </w:tcPr>
          <w:p w14:paraId="5A0001F1"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86.6 %</w:t>
            </w:r>
          </w:p>
        </w:tc>
        <w:tc>
          <w:tcPr>
            <w:tcW w:w="1500" w:type="dxa"/>
            <w:tcBorders>
              <w:top w:val="nil"/>
              <w:left w:val="nil"/>
              <w:bottom w:val="single" w:sz="4" w:space="0" w:color="auto"/>
              <w:right w:val="nil"/>
            </w:tcBorders>
            <w:vAlign w:val="center"/>
          </w:tcPr>
          <w:p w14:paraId="5A0001F2"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500" w:type="dxa"/>
            <w:tcBorders>
              <w:top w:val="nil"/>
              <w:left w:val="nil"/>
              <w:bottom w:val="single" w:sz="4" w:space="0" w:color="auto"/>
              <w:right w:val="nil"/>
            </w:tcBorders>
            <w:vAlign w:val="center"/>
          </w:tcPr>
          <w:p w14:paraId="5A0001F3"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0.210</w:t>
            </w:r>
          </w:p>
        </w:tc>
        <w:tc>
          <w:tcPr>
            <w:tcW w:w="2400" w:type="dxa"/>
            <w:tcBorders>
              <w:top w:val="nil"/>
              <w:left w:val="nil"/>
              <w:bottom w:val="single" w:sz="4" w:space="0" w:color="auto"/>
              <w:right w:val="nil"/>
            </w:tcBorders>
            <w:vAlign w:val="center"/>
          </w:tcPr>
          <w:p w14:paraId="5A0001F4"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Se rechaza H0 solo para el 70 %</w:t>
            </w:r>
          </w:p>
        </w:tc>
      </w:tr>
    </w:tbl>
    <w:p w14:paraId="5A0001F5"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Prueba binomial exacta unilateral (α = 0.05) sobre el split de prueba.</w:t>
      </w:r>
    </w:p>
    <w:p w14:paraId="5A0001F6" w14:textId="77777777">
      <w:pPr>
        <w:pStyle w:val="APA7"/>
      </w:pPr>
      <w:r>
        <w:t xml:space="preserve">Los resultados permitieron rechazar la hipótesis nula para el umbral del 70 % en ambos modelos (p &lt; 0.001), con lo cual se aceptó la hipótesis específica 1: la implementación del sistema de visión computacional mejoró significativamente la precisión en el diagnóstico fitosanitario de la palta Hass, con un desempeño igual o superior al 70 % en mAP50 (hojas: 88.8 %; frutos: 76.4 %). Respecto de la meta del 85 %, el modelo de hojas la superó de forma significativa (p &lt; 0.001), mientras que en el modelo de frutos la diferencia no fue significativa (p = 0.210).</w:t>
      </w:r>
    </w:p>
    <w:p w14:paraId="5A0001F7" w14:textId="77777777">
      <w:pPr>
        <w:pStyle w:val="APA7"/>
      </w:pPr>
      <w:r>
        <w:t xml:space="preserve">Para las hipótesis específicas 2 y 3 se aplicó el procedimiento previsto sobre los datos simulados de preprueba y posprueba de los 100 árboles: la prueba de normalidad de Shapiro-Wilk a las diferencias pareadas y, según su resultado, la prueba t de Student para muestras relacionadas (diferencias normales, p &gt; 0.05) o la prueba de rangos con signo de Wilcoxon (diferencias no normales), ambas unilaterales con α = 0.05 (H0: la media o mediana de la posprueba es mayor o igual que la de la preprueba). Los resultados se presentan en la Tabla 16.</w:t>
      </w:r>
    </w:p>
    <w:p w14:paraId="5A0001F8" w14:textId="77777777">
      <w:pPr>
        <w:pStyle w:val="TABLA0"/>
        <w:keepNext/>
        <w:keepLines/>
      </w:pPr>
      <w:r>
        <w:t xml:space="preserve">Tabla </w:t>
        <w:fldChar w:fldCharType="begin"/>
        <w:instrText xml:space="preserve"> SEQ Tabla \* ARABIC </w:instrText>
        <w:fldChar w:fldCharType="separate"/>
      </w:r>
      <w:r>
        <w:rPr>
          <w:noProof/>
        </w:rPr>
        <w:t>16</w:t>
      </w:r>
      <w:r>
        <w:fldChar w:fldCharType="end"/>
        <w:br/>
      </w:r>
      <w:r>
        <w:rPr>
          <w:b w:val="0"/>
          <w:bCs w:val="0"/>
          <w:i/>
          <w:iCs/>
        </w:rPr>
        <w:t xml:space="preserve">Contraste de las hipótesis específicas 2 y 3 (datos simulados)</w:t>
      </w:r>
    </w:p>
    <w:tbl>
      <w:tblPr>
        <w:tblStyle w:val="Tablaconcuadrcula"/>
        <w:tblW w:w="0" w:type="auto"/>
        <w:jc w:val="center"/>
        <w:tblLook w:val="04A0" w:firstRow="1" w:lastRow="0" w:firstColumn="1" w:lastColumn="0" w:noHBand="0" w:noVBand="1"/>
      </w:tblPr>
      <w:tblGrid>
        <w:gridCol w:w="900"/>
        <w:gridCol w:w="2150"/>
        <w:gridCol w:w="1300"/>
        <w:gridCol w:w="1300"/>
        <w:gridCol w:w="1000"/>
        <w:gridCol w:w="1000"/>
        <w:gridCol w:w="1250"/>
      </w:tblGrid>
      <w:tr>
        <w:trPr>
          <w:tblHeader/>
          <w:jc w:val="center"/>
        </w:trPr>
        <w:tc>
          <w:tcPr>
            <w:tcW w:w="900" w:type="dxa"/>
            <w:tcBorders>
              <w:top w:val="single" w:sz="4" w:space="0" w:color="auto"/>
              <w:left w:val="nil"/>
              <w:bottom w:val="single" w:sz="4" w:space="0" w:color="auto"/>
              <w:right w:val="nil"/>
            </w:tcBorders>
            <w:vAlign w:val="center"/>
          </w:tcPr>
          <w:p w14:paraId="5A0001F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Hipótesis</w:t>
            </w:r>
          </w:p>
        </w:tc>
        <w:tc>
          <w:tcPr>
            <w:tcW w:w="2150" w:type="dxa"/>
            <w:tcBorders>
              <w:top w:val="single" w:sz="4" w:space="0" w:color="auto"/>
              <w:left w:val="nil"/>
              <w:bottom w:val="single" w:sz="4" w:space="0" w:color="auto"/>
              <w:right w:val="nil"/>
            </w:tcBorders>
            <w:vAlign w:val="center"/>
          </w:tcPr>
          <w:p w14:paraId="5A0001F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Variable</w:t>
            </w:r>
          </w:p>
        </w:tc>
        <w:tc>
          <w:tcPr>
            <w:tcW w:w="1300" w:type="dxa"/>
            <w:tcBorders>
              <w:top w:val="single" w:sz="4" w:space="0" w:color="auto"/>
              <w:left w:val="nil"/>
              <w:bottom w:val="single" w:sz="4" w:space="0" w:color="auto"/>
              <w:right w:val="nil"/>
            </w:tcBorders>
            <w:vAlign w:val="center"/>
          </w:tcPr>
          <w:p w14:paraId="5A0001F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Shapiro-Wilk W (p)</w:t>
            </w:r>
          </w:p>
        </w:tc>
        <w:tc>
          <w:tcPr>
            <w:tcW w:w="1300" w:type="dxa"/>
            <w:tcBorders>
              <w:top w:val="single" w:sz="4" w:space="0" w:color="auto"/>
              <w:left w:val="nil"/>
              <w:bottom w:val="single" w:sz="4" w:space="0" w:color="auto"/>
              <w:right w:val="nil"/>
            </w:tcBorders>
            <w:vAlign w:val="center"/>
          </w:tcPr>
          <w:p w14:paraId="5A0001F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Prueba</w:t>
            </w:r>
          </w:p>
        </w:tc>
        <w:tc>
          <w:tcPr>
            <w:tcW w:w="1000" w:type="dxa"/>
            <w:tcBorders>
              <w:top w:val="single" w:sz="4" w:space="0" w:color="auto"/>
              <w:left w:val="nil"/>
              <w:bottom w:val="single" w:sz="4" w:space="0" w:color="auto"/>
              <w:right w:val="nil"/>
            </w:tcBorders>
            <w:vAlign w:val="center"/>
          </w:tcPr>
          <w:p w14:paraId="5A0001F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Estadístico</w:t>
            </w:r>
          </w:p>
        </w:tc>
        <w:tc>
          <w:tcPr>
            <w:tcW w:w="1000" w:type="dxa"/>
            <w:tcBorders>
              <w:top w:val="single" w:sz="4" w:space="0" w:color="auto"/>
              <w:left w:val="nil"/>
              <w:bottom w:val="single" w:sz="4" w:space="0" w:color="auto"/>
              <w:right w:val="nil"/>
            </w:tcBorders>
            <w:vAlign w:val="center"/>
          </w:tcPr>
          <w:p w14:paraId="5A0001F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p</w:t>
            </w:r>
          </w:p>
        </w:tc>
        <w:tc>
          <w:tcPr>
            <w:tcW w:w="1250" w:type="dxa"/>
            <w:tcBorders>
              <w:top w:val="single" w:sz="4" w:space="0" w:color="auto"/>
              <w:left w:val="nil"/>
              <w:bottom w:val="single" w:sz="4" w:space="0" w:color="auto"/>
              <w:right w:val="nil"/>
            </w:tcBorders>
            <w:vAlign w:val="center"/>
          </w:tcPr>
          <w:p w14:paraId="5A0001FF"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Tamaño del efecto</w:t>
            </w:r>
          </w:p>
        </w:tc>
      </w:tr>
      <w:tr>
        <w:trPr>
          <w:cantSplit/>
          <w:jc w:val="center"/>
        </w:trPr>
        <w:tc>
          <w:tcPr>
            <w:tcW w:w="900" w:type="dxa"/>
            <w:tcBorders>
              <w:top w:val="nil"/>
              <w:left w:val="nil"/>
              <w:bottom w:val="nil"/>
              <w:right w:val="nil"/>
            </w:tcBorders>
            <w:vAlign w:val="center"/>
          </w:tcPr>
          <w:p w14:paraId="5A00020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HE2</w:t>
            </w:r>
          </w:p>
        </w:tc>
        <w:tc>
          <w:tcPr>
            <w:tcW w:w="2150" w:type="dxa"/>
            <w:tcBorders>
              <w:top w:val="nil"/>
              <w:left w:val="nil"/>
              <w:bottom w:val="nil"/>
              <w:right w:val="nil"/>
            </w:tcBorders>
            <w:vAlign w:val="center"/>
          </w:tcPr>
          <w:p w14:paraId="5A000201"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de inspección por árbol (min)</w:t>
            </w:r>
          </w:p>
        </w:tc>
        <w:tc>
          <w:tcPr>
            <w:tcW w:w="1300" w:type="dxa"/>
            <w:tcBorders>
              <w:top w:val="nil"/>
              <w:left w:val="nil"/>
              <w:bottom w:val="nil"/>
              <w:right w:val="nil"/>
            </w:tcBorders>
            <w:vAlign w:val="center"/>
          </w:tcPr>
          <w:p w14:paraId="5A00020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0.983 (0.235)</w:t>
            </w:r>
          </w:p>
        </w:tc>
        <w:tc>
          <w:tcPr>
            <w:tcW w:w="1300" w:type="dxa"/>
            <w:tcBorders>
              <w:top w:val="nil"/>
              <w:left w:val="nil"/>
              <w:bottom w:val="nil"/>
              <w:right w:val="nil"/>
            </w:tcBorders>
            <w:vAlign w:val="center"/>
          </w:tcPr>
          <w:p w14:paraId="5A00020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nil"/>
              <w:right w:val="nil"/>
            </w:tcBorders>
            <w:vAlign w:val="center"/>
          </w:tcPr>
          <w:p w14:paraId="5A00020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19.25</w:t>
            </w:r>
          </w:p>
        </w:tc>
        <w:tc>
          <w:tcPr>
            <w:tcW w:w="1000" w:type="dxa"/>
            <w:tcBorders>
              <w:top w:val="nil"/>
              <w:left w:val="nil"/>
              <w:bottom w:val="nil"/>
              <w:right w:val="nil"/>
            </w:tcBorders>
            <w:vAlign w:val="center"/>
          </w:tcPr>
          <w:p w14:paraId="5A000205"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06"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1.92</w:t>
            </w:r>
          </w:p>
        </w:tc>
      </w:tr>
      <w:tr>
        <w:trPr>
          <w:cantSplit/>
          <w:jc w:val="center"/>
        </w:trPr>
        <w:tc>
          <w:tcPr>
            <w:tcW w:w="900" w:type="dxa"/>
            <w:tcBorders>
              <w:top w:val="nil"/>
              <w:left w:val="nil"/>
              <w:bottom w:val="nil"/>
              <w:right w:val="nil"/>
            </w:tcBorders>
            <w:vAlign w:val="center"/>
          </w:tcPr>
          <w:p w14:paraId="5A000207"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HE2</w:t>
            </w:r>
          </w:p>
        </w:tc>
        <w:tc>
          <w:tcPr>
            <w:tcW w:w="2150" w:type="dxa"/>
            <w:tcBorders>
              <w:top w:val="nil"/>
              <w:left w:val="nil"/>
              <w:bottom w:val="nil"/>
              <w:right w:val="nil"/>
            </w:tcBorders>
            <w:vAlign w:val="center"/>
          </w:tcPr>
          <w:p w14:paraId="5A000208"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Tiempo hasta el diagnóstico (h)</w:t>
            </w:r>
          </w:p>
        </w:tc>
        <w:tc>
          <w:tcPr>
            <w:tcW w:w="1300" w:type="dxa"/>
            <w:tcBorders>
              <w:top w:val="nil"/>
              <w:left w:val="nil"/>
              <w:bottom w:val="nil"/>
              <w:right w:val="nil"/>
            </w:tcBorders>
            <w:vAlign w:val="center"/>
          </w:tcPr>
          <w:p w14:paraId="5A000209"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0.934 (&lt; 0.001)</w:t>
            </w:r>
          </w:p>
        </w:tc>
        <w:tc>
          <w:tcPr>
            <w:tcW w:w="1300" w:type="dxa"/>
            <w:tcBorders>
              <w:top w:val="nil"/>
              <w:left w:val="nil"/>
              <w:bottom w:val="nil"/>
              <w:right w:val="nil"/>
            </w:tcBorders>
            <w:vAlign w:val="center"/>
          </w:tcPr>
          <w:p w14:paraId="5A00020A"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Wilcoxon</w:t>
            </w:r>
          </w:p>
        </w:tc>
        <w:tc>
          <w:tcPr>
            <w:tcW w:w="1000" w:type="dxa"/>
            <w:tcBorders>
              <w:top w:val="nil"/>
              <w:left w:val="nil"/>
              <w:bottom w:val="nil"/>
              <w:right w:val="nil"/>
            </w:tcBorders>
            <w:vAlign w:val="center"/>
          </w:tcPr>
          <w:p w14:paraId="5A00020B"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5050</w:t>
            </w:r>
          </w:p>
        </w:tc>
        <w:tc>
          <w:tcPr>
            <w:tcW w:w="1000" w:type="dxa"/>
            <w:tcBorders>
              <w:top w:val="nil"/>
              <w:left w:val="nil"/>
              <w:bottom w:val="nil"/>
              <w:right w:val="nil"/>
            </w:tcBorders>
            <w:vAlign w:val="center"/>
          </w:tcPr>
          <w:p w14:paraId="5A00020C"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0D"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r = 0.87</w:t>
            </w:r>
          </w:p>
        </w:tc>
      </w:tr>
      <w:tr>
        <w:trPr>
          <w:cantSplit/>
          <w:jc w:val="center"/>
        </w:trPr>
        <w:tc>
          <w:tcPr>
            <w:tcW w:w="900" w:type="dxa"/>
            <w:tcBorders>
              <w:top w:val="nil"/>
              <w:left w:val="nil"/>
              <w:bottom w:val="nil"/>
              <w:right w:val="nil"/>
            </w:tcBorders>
            <w:vAlign w:val="center"/>
          </w:tcPr>
          <w:p w14:paraId="5A00020E"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HE3</w:t>
            </w:r>
          </w:p>
        </w:tc>
        <w:tc>
          <w:tcPr>
            <w:tcW w:w="2150" w:type="dxa"/>
            <w:tcBorders>
              <w:top w:val="nil"/>
              <w:left w:val="nil"/>
              <w:bottom w:val="nil"/>
              <w:right w:val="nil"/>
            </w:tcBorders>
            <w:vAlign w:val="center"/>
          </w:tcPr>
          <w:p w14:paraId="5A00020F" w14:textId="77777777">
            <w:pPr>
              <w:keepNext/>
              <w:widowControl/>
              <w:autoSpaceDE/>
              <w:autoSpaceDN/>
              <w:spacing w:before="40" w:after="40" w:line="240" w:lineRule="auto"/>
              <w:ind w:firstLine="0"/>
              <w:jc w:val="left"/>
              <w:rPr>
                <w:rFonts w:cs="Times New Roman"/>
                <w:sz w:val="20"/>
                <w:szCs w:val="20"/>
              </w:rPr>
            </w:pPr>
            <w:r>
              <w:rPr>
                <w:rFonts w:cs="Times New Roman"/>
                <w:sz w:val="20"/>
                <w:szCs w:val="20"/>
              </w:rPr>
              <w:t xml:space="preserve">Frutos descartados (%)</w:t>
            </w:r>
          </w:p>
        </w:tc>
        <w:tc>
          <w:tcPr>
            <w:tcW w:w="1300" w:type="dxa"/>
            <w:tcBorders>
              <w:top w:val="nil"/>
              <w:left w:val="nil"/>
              <w:bottom w:val="nil"/>
              <w:right w:val="nil"/>
            </w:tcBorders>
            <w:vAlign w:val="center"/>
          </w:tcPr>
          <w:p w14:paraId="5A000210"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0.977 (0.081)</w:t>
            </w:r>
          </w:p>
        </w:tc>
        <w:tc>
          <w:tcPr>
            <w:tcW w:w="1300" w:type="dxa"/>
            <w:tcBorders>
              <w:top w:val="nil"/>
              <w:left w:val="nil"/>
              <w:bottom w:val="nil"/>
              <w:right w:val="nil"/>
            </w:tcBorders>
            <w:vAlign w:val="center"/>
          </w:tcPr>
          <w:p w14:paraId="5A000211"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nil"/>
              <w:right w:val="nil"/>
            </w:tcBorders>
            <w:vAlign w:val="center"/>
          </w:tcPr>
          <w:p w14:paraId="5A000212"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4.60</w:t>
            </w:r>
          </w:p>
        </w:tc>
        <w:tc>
          <w:tcPr>
            <w:tcW w:w="1000" w:type="dxa"/>
            <w:tcBorders>
              <w:top w:val="nil"/>
              <w:left w:val="nil"/>
              <w:bottom w:val="nil"/>
              <w:right w:val="nil"/>
            </w:tcBorders>
            <w:vAlign w:val="center"/>
          </w:tcPr>
          <w:p w14:paraId="5A000213"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nil"/>
              <w:right w:val="nil"/>
            </w:tcBorders>
            <w:vAlign w:val="center"/>
          </w:tcPr>
          <w:p w14:paraId="5A000214" w14:textId="77777777">
            <w:pPr>
              <w:keepNext/>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0.46</w:t>
            </w:r>
          </w:p>
        </w:tc>
      </w:tr>
      <w:tr>
        <w:trPr>
          <w:cantSplit/>
          <w:jc w:val="center"/>
        </w:trPr>
        <w:tc>
          <w:tcPr>
            <w:tcW w:w="900" w:type="dxa"/>
            <w:tcBorders>
              <w:top w:val="nil"/>
              <w:left w:val="nil"/>
              <w:bottom w:val="single" w:sz="4" w:space="0" w:color="auto"/>
              <w:right w:val="nil"/>
            </w:tcBorders>
            <w:vAlign w:val="center"/>
          </w:tcPr>
          <w:p w14:paraId="5A000215"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HE3</w:t>
            </w:r>
          </w:p>
        </w:tc>
        <w:tc>
          <w:tcPr>
            <w:tcW w:w="2150" w:type="dxa"/>
            <w:tcBorders>
              <w:top w:val="nil"/>
              <w:left w:val="nil"/>
              <w:bottom w:val="single" w:sz="4" w:space="0" w:color="auto"/>
              <w:right w:val="nil"/>
            </w:tcBorders>
            <w:vAlign w:val="center"/>
          </w:tcPr>
          <w:p w14:paraId="5A000216" w14:textId="77777777">
            <w:pPr>
              <w:widowControl/>
              <w:autoSpaceDE/>
              <w:autoSpaceDN/>
              <w:spacing w:before="40" w:after="40" w:line="240" w:lineRule="auto"/>
              <w:ind w:firstLine="0"/>
              <w:jc w:val="left"/>
              <w:rPr>
                <w:rFonts w:cs="Times New Roman"/>
                <w:sz w:val="20"/>
                <w:szCs w:val="20"/>
              </w:rPr>
            </w:pPr>
            <w:r>
              <w:rPr>
                <w:rFonts w:cs="Times New Roman"/>
                <w:sz w:val="20"/>
                <w:szCs w:val="20"/>
              </w:rPr>
              <w:t xml:space="preserve">Pérdida económica por árbol (S/)</w:t>
            </w:r>
          </w:p>
        </w:tc>
        <w:tc>
          <w:tcPr>
            <w:tcW w:w="1300" w:type="dxa"/>
            <w:tcBorders>
              <w:top w:val="nil"/>
              <w:left w:val="nil"/>
              <w:bottom w:val="single" w:sz="4" w:space="0" w:color="auto"/>
              <w:right w:val="nil"/>
            </w:tcBorders>
            <w:vAlign w:val="center"/>
          </w:tcPr>
          <w:p w14:paraId="5A000217"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0.988 (0.533)</w:t>
            </w:r>
          </w:p>
        </w:tc>
        <w:tc>
          <w:tcPr>
            <w:tcW w:w="1300" w:type="dxa"/>
            <w:tcBorders>
              <w:top w:val="nil"/>
              <w:left w:val="nil"/>
              <w:bottom w:val="single" w:sz="4" w:space="0" w:color="auto"/>
              <w:right w:val="nil"/>
            </w:tcBorders>
            <w:vAlign w:val="center"/>
          </w:tcPr>
          <w:p w14:paraId="5A000218"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t de Student pareada</w:t>
            </w:r>
          </w:p>
        </w:tc>
        <w:tc>
          <w:tcPr>
            <w:tcW w:w="1000" w:type="dxa"/>
            <w:tcBorders>
              <w:top w:val="nil"/>
              <w:left w:val="nil"/>
              <w:bottom w:val="single" w:sz="4" w:space="0" w:color="auto"/>
              <w:right w:val="nil"/>
            </w:tcBorders>
            <w:vAlign w:val="center"/>
          </w:tcPr>
          <w:p w14:paraId="5A000219"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4.47</w:t>
            </w:r>
          </w:p>
        </w:tc>
        <w:tc>
          <w:tcPr>
            <w:tcW w:w="1000" w:type="dxa"/>
            <w:tcBorders>
              <w:top w:val="nil"/>
              <w:left w:val="nil"/>
              <w:bottom w:val="single" w:sz="4" w:space="0" w:color="auto"/>
              <w:right w:val="nil"/>
            </w:tcBorders>
            <w:vAlign w:val="center"/>
          </w:tcPr>
          <w:p w14:paraId="5A00021A"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&lt; 0.001</w:t>
            </w:r>
          </w:p>
        </w:tc>
        <w:tc>
          <w:tcPr>
            <w:tcW w:w="1250" w:type="dxa"/>
            <w:tcBorders>
              <w:top w:val="nil"/>
              <w:left w:val="nil"/>
              <w:bottom w:val="single" w:sz="4" w:space="0" w:color="auto"/>
              <w:right w:val="nil"/>
            </w:tcBorders>
            <w:vAlign w:val="center"/>
          </w:tcPr>
          <w:p w14:paraId="5A00021B" w14:textId="77777777">
            <w:pPr>
              <w:widowControl/>
              <w:autoSpaceDE/>
              <w:autoSpaceDN/>
              <w:spacing w:before="40" w:after="40" w:line="240" w:lineRule="auto"/>
              <w:ind w:firstLine="0"/>
              <w:jc w:val="center"/>
              <w:rPr>
                <w:rFonts w:cs="Times New Roman"/>
                <w:sz w:val="20"/>
                <w:szCs w:val="20"/>
              </w:rPr>
            </w:pPr>
            <w:r>
              <w:rPr>
                <w:rFonts w:cs="Times New Roman"/>
                <w:sz w:val="20"/>
                <w:szCs w:val="20"/>
              </w:rPr>
              <w:t xml:space="preserve">d de Cohen = 0.45</w:t>
            </w:r>
          </w:p>
        </w:tc>
      </w:tr>
    </w:tbl>
    <w:p w14:paraId="5A00021C" w14:textId="77777777">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 xml:space="preserve">Datos simulados</w:t>
      </w:r>
      <w:r>
        <w:rPr>
          <w:rFonts w:cs="Times New Roman"/>
          <w:sz w:val="20"/>
          <w:szCs w:val="20"/>
        </w:rPr>
        <w:t xml:space="preserve"> (n = 100 árboles). Pruebas unilaterales, α = 0.05. Tamaño del efecto: d de Cohen para la prueba t y r = Z/√n para la prueba de Wilcoxon.</w:t>
      </w:r>
    </w:p>
    <w:p w14:paraId="5A00021D" w14:textId="77777777">
      <w:pPr>
        <w:pStyle w:val="APA7"/>
      </w:pPr>
      <w:r>
        <w:t xml:space="preserve">Con los datos simulados, en todos los casos se rechazó la hipótesis nula (p &lt; 0.001). Para la hipótesis específica 2, la reducción del tiempo de inspección por árbol presentó un tamaño del efecto grande (d = 1.92) y la reducción del tiempo hasta el diagnóstico, también grande (r = 0.87). Para la hipótesis específica 3, la disminución del descarte y de la pérdida económica presentó un efecto moderado (d = 0.46 y d = 0.45, respectivamente). En consecuencia, de confirmarse estos resultados con las mediciones de campo, se aceptarían las hipótesis específicas 2 y 3 y, junto con la hipótesis específica 1, la hipótesis general: la implementación del sistema de visión computacional mejora la producción de palta Hass en la localidad de Chao. Cabe precisar que el contraste de las hipótesis específicas 2 y 3 se presenta con fines demostrativos del procedimiento estadístico y será reemplazado por los datos de campo en la tesis.</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9" w:name="_Toc208772362"/>
      <w:r>
        <w:lastRenderedPageBreak/>
        <w:t xml:space="preserve">CAPÍTULO IV: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t>DISCUSIÓN Y CONCLUSIONES</w:t>
      </w:r>
      <w:bookmarkEnd w:id="130"/>
      <w:bookmarkEnd w:id="221"/>
      <w:bookmarkEnd w:id="222"/>
      <w:bookmarkEnd w:id="229"/>
    </w:p>
    <w:p w14:paraId="0B7FD420" w14:textId="201EAB35" w:rsidR="009639E5" w:rsidRPr="00DC42DE" w:rsidRDefault="003C34D1" w:rsidP="002F3C54">
      <w:pPr>
        <w:pStyle w:val="APA7"/>
      </w:pPr>
      <w:bookmarkStart w:id="230" w:name="_Toc482714975"/>
      <w:bookmarkStart w:id="231" w:name="_Toc482714991"/>
      <w:bookmarkStart w:id="232" w:name="_Toc482715001"/>
      <w:bookmarkStart w:id="233" w:name="_Toc482715011"/>
      <w:bookmarkStart w:id="234" w:name="_Toc482715021"/>
      <w:bookmarkStart w:id="235" w:name="_Toc482715031"/>
      <w:bookmarkStart w:id="236" w:name="_Toc482715041"/>
      <w:bookmarkStart w:id="237" w:name="_Toc482715051"/>
      <w:bookmarkStart w:id="238" w:name="_Toc482715061"/>
      <w:bookmarkStart w:id="239" w:name="_Toc482715071"/>
      <w:bookmarkStart w:id="240" w:name="_Toc482715081"/>
      <w:bookmarkStart w:id="241" w:name="_Toc482715091"/>
      <w:bookmarkStart w:id="242" w:name="_Toc482715101"/>
      <w:bookmarkStart w:id="243" w:name="_Toc482715111"/>
      <w:bookmarkStart w:id="244" w:name="_Toc482715301"/>
      <w:r>
        <w:t xml:space="preserve">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 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t xml:space="preserve">En relación con la reducción de barreras comerciales, los resultados mostraron una correlación positiva alta (ρ = 0.713; p &lt; 0.05), lo cual se ajusta a lo planteado por Testa y González (2024) 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lastRenderedPageBreak/>
        <w:t xml:space="preserve">Respecto a la dimensión de oportunidades de venta y visibilidad, los resultados mostraron un promedio de 4.47/5 y una correlación positiva alta (ρ = 0.769; p &lt; 0.05). Estos hallazgos coinciden con lo planteado por Medina (2019) y Centeno y Napán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t xml:space="preserve">Los hallazgos también guardan relación con lo expuesto por Bhatia (2021) y Nolasco et al. (2023) 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45" w:name="_Toc5178330"/>
      <w:bookmarkStart w:id="246" w:name="_Toc165296244"/>
      <w:bookmarkStart w:id="247"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Pr>
          <w:rStyle w:val="Ttulo1Car"/>
        </w:rPr>
        <w:lastRenderedPageBreak/>
        <w:t>REFERENCIA</w:t>
      </w:r>
      <w:r>
        <w:rPr>
          <w:rStyle w:val="Ttulo1Car"/>
          <w:lang w:val="es-PE"/>
        </w:rPr>
        <w:t>S</w:t>
      </w:r>
      <w:bookmarkStart w:id="248" w:name="_Hlk98442397"/>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284B20C" w14:textId="77777777" w:rsidR="00605215" w:rsidRPr="00641F5D" w:rsidRDefault="00605215" w:rsidP="00605215">
      <w:pPr>
        <w:spacing w:line="480" w:lineRule="auto"/>
        <w:ind w:left="709" w:hanging="709"/>
      </w:pPr>
      <w:bookmarkStart w:id="249" w:name="_Toc482714976"/>
      <w:bookmarkStart w:id="250" w:name="_Toc482714992"/>
      <w:bookmarkStart w:id="251" w:name="_Toc482715002"/>
      <w:bookmarkStart w:id="252" w:name="_Toc482715012"/>
      <w:bookmarkStart w:id="253" w:name="_Toc482715022"/>
      <w:bookmarkStart w:id="254" w:name="_Toc482715032"/>
      <w:bookmarkStart w:id="255" w:name="_Toc482715042"/>
      <w:bookmarkStart w:id="256" w:name="_Toc482715052"/>
      <w:bookmarkStart w:id="257" w:name="_Toc482715062"/>
      <w:bookmarkStart w:id="258" w:name="_Toc482715072"/>
      <w:bookmarkStart w:id="259" w:name="_Toc482715082"/>
      <w:bookmarkStart w:id="260" w:name="_Toc482715092"/>
      <w:bookmarkStart w:id="261" w:name="_Toc482715102"/>
      <w:bookmarkStart w:id="262" w:name="_Toc482715112"/>
      <w:bookmarkStart w:id="263" w:name="_Toc482715302"/>
      <w:bookmarkStart w:id="264" w:name="_Toc5178331"/>
      <w:bookmarkStart w:id="265" w:name="_Toc165296245"/>
      <w:bookmarkEnd w:id="248"/>
      <w:r>
        <w:t xml:space="preserve">Aboelenin, S., Elbasheer, F. A., Eltoukhy, M. M., El-Hady, W. M., &amp; Hosny, K. M. (2025). </w:t>
      </w:r>
      <w:r>
        <w:rPr>
          <w:lang w:val="en-US"/>
        </w:rPr>
        <w:t xml:space="preserve">A hybrid Framework for plant leaf disease detection and classification using convolutional neural networks and vision transformer. </w:t>
      </w:r>
      <w:r>
        <w:t xml:space="preserve">Complex &amp; Intelligent Systems, 11(2).</w:t>
      </w:r>
      <w:hyperlink r:id="rId25">
        <w:r>
          <w:t xml:space="preserve"> </w:t>
        </w:r>
      </w:hyperlink>
      <w:hyperlink r:id="rId26">
        <w:r>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r>
        <w:rPr>
          <w:lang w:val="en-US"/>
        </w:rPr>
        <w:t xml:space="preserve">Abouelmagd, L. M., Shams, M. Y., Marie, H. S., &amp; Hassanien, A. E. (2024). An optimized capsule neural networks for tomato leaf disease classification. EURASIP Journal On Image And Video Processing, 2024(1).</w:t>
      </w:r>
      <w:hyperlink r:id="rId27">
        <w:r>
          <w:rPr>
            <w:lang w:val="en-US"/>
          </w:rPr>
          <w:t xml:space="preserve"> </w:t>
        </w:r>
      </w:hyperlink>
      <w:hyperlink r:id="rId28">
        <w:r>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t>Acuña Chumpitazi, M. A., &amp; Tito Vargas, R. A. (2023). Diseño de un vehículo aéreo no tripulado con visión artificial para detección de plagas y malformaciones de cultivos en la localidad de Caqui, Huaral.</w:t>
      </w:r>
      <w:hyperlink r:id="rId29">
        <w:r>
          <w:t xml:space="preserve"> </w:t>
        </w:r>
      </w:hyperlink>
      <w:hyperlink r:id="rId30">
        <w:r>
          <w:rPr>
            <w:color w:val="0563C1"/>
          </w:rPr>
          <w:t>https://hdl.handle.net/20.500.14138/7071</w:t>
        </w:r>
      </w:hyperlink>
    </w:p>
    <w:p w14:paraId="68571971" w14:textId="77777777" w:rsidR="00605215" w:rsidRPr="00641F5D" w:rsidRDefault="00605215" w:rsidP="00605215">
      <w:pPr>
        <w:spacing w:after="120" w:line="480" w:lineRule="auto"/>
        <w:ind w:left="709" w:hanging="709"/>
      </w:pPr>
      <w:r>
        <w:t xml:space="preserve">Albanese, A., Nardello, M., &amp; Brunelli, D. (2021). </w:t>
      </w:r>
      <w:r>
        <w:rPr>
          <w:lang w:val="en-US"/>
        </w:rPr>
        <w:t>Automated Pest Detection with DNN on the Edge for Precision Agriculture. IEEE Journal on Emerging and Selected Topics in Circuits and Systems, 11(3), 458-467.</w:t>
      </w:r>
      <w:hyperlink r:id="rId31">
        <w:r>
          <w:rPr>
            <w:lang w:val="en-US"/>
          </w:rPr>
          <w:t xml:space="preserve"> </w:t>
        </w:r>
        <w:r>
          <w:rPr>
            <w:color w:val="0563C1"/>
          </w:rPr>
          <w:t>https://doi.org/10.1109/JETCAS.2021.3101740</w:t>
        </w:r>
      </w:hyperlink>
    </w:p>
    <w:p w14:paraId="7077E934" w14:textId="77777777" w:rsidR="00605215" w:rsidRPr="00641F5D" w:rsidRDefault="00605215" w:rsidP="00605215">
      <w:pPr>
        <w:spacing w:line="480" w:lineRule="auto"/>
        <w:ind w:left="709" w:hanging="709"/>
      </w:pPr>
      <w:r>
        <w:rPr>
          <w:lang w:val="en-US"/>
        </w:rPr>
        <w:t xml:space="preserve">Alhammad, S. M., Khafaga, D. S., El-Hady, W. M., Samy, F. M., &amp; Hosny, K. M. (2025b). Deep learning and explainable AI for classification of potato leaf diseases. </w:t>
      </w:r>
      <w:r>
        <w:t xml:space="preserve">Frontiers In Artificial Intelligence, 7, 1449329.</w:t>
      </w:r>
      <w:hyperlink r:id="rId32">
        <w:r>
          <w:t xml:space="preserve"> </w:t>
        </w:r>
      </w:hyperlink>
      <w:hyperlink r:id="rId33">
        <w:r>
          <w:rPr>
            <w:color w:val="0563C1"/>
          </w:rPr>
          <w:t>https://doi.org/10.3389/frai.2024.1449329</w:t>
        </w:r>
      </w:hyperlink>
    </w:p>
    <w:p w14:paraId="433A51F9" w14:textId="77777777" w:rsidR="00605215" w:rsidRPr="00641F5D" w:rsidRDefault="00605215" w:rsidP="00605215">
      <w:pPr>
        <w:spacing w:after="120" w:line="480" w:lineRule="auto"/>
        <w:ind w:left="709" w:hanging="709"/>
      </w:pPr>
      <w:commentRangeStart w:id="6"/>
      <w:del w:id="9057" w:author="Revision Claude" w:date="2026-10-19T00:00:00Z">
        <w:r>
          <w:lastRenderedPageBreak/>
          <w:delText xml:space="preserve">Antonio, M., Guerra, A., David, I. O., Aguirre, B., José, I., Molina, E. T., Cano, E., Marvin, I., &amp; Chang, M. (s/f). MANUAL DE IDENTIFICACIÓN DE PLAGAS Y ENFERMEDADES DEL CULTIVO DE AGUACATE (Persea americana) VAR. HASS EN GUATEMALA. Iica.int. Recuperado el 16 de junio de 2026, de </w:delText>
        </w:r>
      </w:del>
      <w:del w:id="9058" w:author="Revision Claude" w:date="2026-10-19T00:00:00Z">
        <w:r>
          <w:rPr>
            <w:color w:val="0563C1"/>
          </w:rPr>
          <w:delText>https://cria.iica.int/system/files/files/2025-03/Manual%20Aguacate-REV-FINAL-22-En-2020.pdf</w:delText>
        </w:r>
      </w:del>
      <w:ins w:id="9059" w:author="Revision Claude" w:date="2026-10-19T00:00:00Z">
        <w:r>
          <w:t xml:space="preserve">Arévalo Guerra, M. A., &amp; Bonilla Aguirre, O. D. (2025). Manual de identificación de plagas y enfermedades del cultivo de aguacate (Persea americana) var. Hass en Guatemala. Instituto Interamericano de Cooperación para la Agricultura. </w:t>
        </w:r>
      </w:ins>
      <w:hyperlink r:id="rIdRC1">
        <w:ins w:id="9060" w:author="Revision Claude" w:date="2026-10-19T00:00:00Z">
          <w:r>
            <w:rPr>
              <w:color w:val="0563C1"/>
            </w:rPr>
            <w:t xml:space="preserve">https://cria.iica.int/system/files/files/2025-03/Manual%20Aguacate-REV-FINAL-22-En-2020.pdf</w:t>
          </w:r>
        </w:ins>
      </w:hyperlink>
      <w:commentRangeEnd w:id="6"/>
      <w:r>
        <w:commentReference w:id="6"/>
      </w:r>
    </w:p>
    <w:p w14:paraId="2F678E75" w14:textId="77777777" w:rsidR="00605215" w:rsidRPr="00641F5D" w:rsidRDefault="00605215" w:rsidP="00605215">
      <w:pPr>
        <w:spacing w:line="480" w:lineRule="auto"/>
        <w:ind w:left="709" w:hanging="709"/>
      </w:pPr>
      <w:r>
        <w:rPr>
          <w:lang w:val="en-US"/>
        </w:rPr>
        <w:t xml:space="preserve">Bansal, S., Thapar, S., &amp; Kumar, A. (2026). A Comparative Analysis of Plant Leaf Disease Detection Combining Deep Learning and Machine Learning Models. </w:t>
      </w:r>
      <w:r>
        <w:t xml:space="preserve">National Academy Science Letters.</w:t>
      </w:r>
      <w:hyperlink r:id="rId34">
        <w:r>
          <w:t xml:space="preserve"> </w:t>
        </w:r>
      </w:hyperlink>
      <w:hyperlink r:id="rId35">
        <w:r>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t xml:space="preserve">Blas Lozano, N. A., Rodriguez Uriarte, B. M., &amp; León León, R. A. (2025). Implementación de un Sistema de Visión Artificial para la Detección de Plagas en las Plantaciones de Tomate. En N. C. Callaos, J. Horne, B. Sanchez, &amp; A. Tremante (Eds.), CISCI 2025 - Vigesima Cuarta Conferencia Iberoamericana en Sistemas, Cibernetica e Informatica, Vigesimo Segundo Simposium Iberoamericano en Educacion, Cibernetica e Informatica, SIECI 2024 - Memorias (2025 ed., pp. 328-336). </w:t>
      </w:r>
      <w:r>
        <w:rPr>
          <w:lang w:val="en-US"/>
        </w:rPr>
        <w:t xml:space="preserve">International Institute of Informatics and Cybernetics. </w:t>
      </w:r>
      <w:r>
        <w:rPr>
          <w:color w:val="0563C1"/>
          <w:lang w:val="en-US"/>
        </w:rPr>
        <w:t>https://doi.org/10.54808/CISCI2025.01.328</w:t>
      </w:r>
    </w:p>
    <w:p w14:paraId="121CA473" w14:textId="77777777" w:rsidR="00605215" w:rsidRPr="00641F5D" w:rsidRDefault="00605215" w:rsidP="00605215">
      <w:pPr>
        <w:spacing w:after="120" w:line="480" w:lineRule="auto"/>
        <w:ind w:left="709" w:hanging="709"/>
      </w:pPr>
      <w:r>
        <w:rPr>
          <w:lang w:val="en-US"/>
        </w:rPr>
        <w:t xml:space="preserve">Bompani, L., Crupi, L., Palossi, D., Baldoni, O., Brunelli, D., Conti, F., Rusci, M., &amp; Benini, L. (2024). Accelerating Image-based Pest Detection on a Heterogeneous Multi-core Microcontroller (arXiv:2408.15911). arXiv.</w:t>
      </w:r>
      <w:hyperlink r:id="rId36">
        <w:r>
          <w:rPr>
            <w:lang w:val="en-US"/>
          </w:rPr>
          <w:t xml:space="preserve"> </w:t>
        </w:r>
        <w:r>
          <w:rPr>
            <w:color w:val="0563C1"/>
          </w:rPr>
          <w:t>https://doi.org/10.48550/arXiv.2408.15911</w:t>
        </w:r>
      </w:hyperlink>
    </w:p>
    <w:p w14:paraId="6FDD9828" w14:textId="77777777" w:rsidR="00605215" w:rsidRPr="00641F5D" w:rsidRDefault="00605215" w:rsidP="00605215">
      <w:pPr>
        <w:spacing w:after="240" w:line="480" w:lineRule="auto"/>
        <w:ind w:left="709" w:hanging="709"/>
      </w:pPr>
      <w:r>
        <w:t xml:space="preserve">Campos Paredes, E. E. (2025). Manejo productivo del cultivo de palto (Persea </w:t>
        <w:lastRenderedPageBreak/>
        <w:t>americana Mill) Var. Hass, en Chao-La Libertad. Repositorio Institucional - UNS.</w:t>
      </w:r>
      <w:hyperlink r:id="rId37">
        <w:r>
          <w:t xml:space="preserve"> </w:t>
        </w:r>
        <w:r>
          <w:rPr>
            <w:color w:val="0563C1"/>
          </w:rPr>
          <w:t>http://repositorio.uns.edu.pe/handle/20.500.14278/5353</w:t>
        </w:r>
      </w:hyperlink>
    </w:p>
    <w:p>
      <w:pPr>
        <w:spacing w:after="240" w:line="480" w:lineRule="auto"/>
        <w:ind w:left="709" w:hanging="709"/>
        <w:rPr>
          <w:ins w:id="9071" w:author="Revision Claude" w:date="2026-10-19T00:00:00Z"/>
        </w:rPr>
      </w:pPr>
      <w:ins w:id="9072" w:author="Revision Claude" w:date="2026-10-19T00:00:00Z">
        <w:r>
          <w:t xml:space="preserve">Campos-Ferreira, U. E., &amp; González-Camacho, J. M. (2021). Clasificador de red neuronal convolucional para identificar enfermedades del fruto de aguacate (Persea americana Mill.) a partir de imágenes digitales. Agrociencia, 55(8), 695–709. </w:t>
        </w:r>
      </w:ins>
      <w:hyperlink r:id="rIdRC3">
        <w:ins w:id="9073" w:author="Revision Claude" w:date="2026-10-19T00:00:00Z">
          <w:r>
            <w:rPr>
              <w:color w:val="0563C1"/>
            </w:rPr>
            <w:t xml:space="preserve">https://doi.org/10.47163/agrociencia.v55i8.2662</w:t>
          </w:r>
        </w:ins>
      </w:hyperlink>
    </w:p>
    <w:p w14:paraId="23232235" w14:textId="77777777" w:rsidR="00605215" w:rsidRPr="00641F5D" w:rsidRDefault="00605215" w:rsidP="00605215">
      <w:pPr>
        <w:spacing w:after="120" w:line="480" w:lineRule="auto"/>
        <w:ind w:left="709" w:hanging="709"/>
      </w:pPr>
      <w:del w:id="9061" w:author="Revision Claude" w:date="2026-10-19T00:00:00Z">
        <w:r>
          <w:delText xml:space="preserve">Capcha Collazos, J. A., Llanto Mallqui, A. A., Sanchez Penadillo, E. R., &amp; Mendoza Acosta, A. (2023). </w:delText>
        </w:r>
      </w:del>
      <w:del w:id="9062" w:author="Revision Claude" w:date="2026-10-19T00:00:00Z">
        <w:r>
          <w:rPr>
            <w:lang w:val="en-US"/>
          </w:rPr>
          <w:delText xml:space="preserve">ResNet-50-Based Vision System for the Classification of Tetranychus urticae in Hass Avocado.</w:delText>
        </w:r>
      </w:del>
      <w:hyperlink r:id="rId38">
        <w:del w:id="9063" w:author="Revision Claude" w:date="2026-10-19T00:00:00Z">
          <w:r>
            <w:rPr>
              <w:lang w:val="en-US"/>
            </w:rPr>
            <w:delText xml:space="preserve"> </w:delText>
          </w:r>
        </w:del>
        <w:del w:id="9064" w:author="Revision Claude" w:date="2026-10-19T00:00:00Z">
          <w:r>
            <w:rPr>
              <w:color w:val="0563C1"/>
            </w:rPr>
            <w:delText>https://laccei.org/LEIRD2025-Cartagena/meta/FP562.html</w:delText>
          </w:r>
        </w:del>
      </w:hyperlink>
      <w:ins w:id="9065" w:author="Revision Claude" w:date="2026-10-19T00:00:00Z">
        <w:r>
          <w:t xml:space="preserve">Capcha Collazos, J. A., Llanto Mallqui, A. A., Sanchez Penadillo, E. R., &amp; Mendoza Acosta, A. (2025). ResNet-50-based vision system for the classification of Tetranychus urticae in Hass avocado. En Proceedings of the LACCEI International Multiconference on Entrepreneurship, Innovation and Regional Development (LEIRD 2025). </w:t>
        </w:r>
      </w:ins>
      <w:hyperlink r:id="rIdRC2">
        <w:ins w:id="9066" w:author="Revision Claude" w:date="2026-10-19T00:00:00Z">
          <w:r>
            <w:rPr>
              <w:color w:val="0563C1"/>
            </w:rPr>
            <w:t xml:space="preserve">https://doi.org/10.18687/LEIRD2025.1.1.562</w:t>
          </w:r>
        </w:ins>
      </w:hyperlink>
    </w:p>
    <w:p w14:paraId="15E3FF7B" w14:textId="77777777" w:rsidR="00605215" w:rsidRPr="00641F5D" w:rsidRDefault="00605215" w:rsidP="00605215">
      <w:pPr>
        <w:spacing w:after="120" w:line="480" w:lineRule="auto"/>
        <w:ind w:left="709" w:hanging="709"/>
      </w:pPr>
      <w:r>
        <w:t>Correo, R. (2025, junio 27). La Libertad, entre las regiones que concentra mayor producción de palta. Correo.</w:t>
      </w:r>
      <w:hyperlink r:id="rId39">
        <w:r>
          <w:t xml:space="preserve"> </w:t>
        </w:r>
      </w:hyperlink>
      <w:hyperlink r:id="rId40">
        <w:r>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t xml:space="preserve">De Ciencia Tecnología E Innovación - Concytec, C. N. (2024, 1 marzo). Código Nacional de Integridad Científica. </w:t>
      </w:r>
      <w:r>
        <w:rPr>
          <w:color w:val="0563C1"/>
        </w:rPr>
        <w:t>https://repositorio.concytec.gob.pe/entities/publication/b0fe4014-f79a-4782-a567-035fcbb20b21/full</w:t>
      </w:r>
    </w:p>
    <w:p w14:paraId="5C2CBF9A" w14:textId="77777777" w:rsidR="00605215" w:rsidRPr="00641F5D" w:rsidRDefault="00605215" w:rsidP="00605215">
      <w:pPr>
        <w:spacing w:after="120" w:line="480" w:lineRule="auto"/>
        <w:ind w:left="709" w:hanging="709"/>
        <w:rPr>
          <w:del w:id="9070" w:author="Revision Claude" w:date="2026-10-19T00:00:00Z"/>
        </w:rPr>
      </w:pPr>
      <w:del w:id="9067" w:author="Revision Claude" w:date="2026-10-19T00:00:00Z">
        <w:r>
          <w:delText xml:space="preserve">Ferreira, U. E. C., &amp; Camacho, J. M. G. (2021). CLASIFICADOR DE RED NEURONAL CONVOLUCIONAL PARA IDENTIFICAR ENFERMEDADES DEL FRUTO DE AGUACATE (Persea americana Mill.) A PARTIR DE IMÁGENES DIGITALES. Agrociencia, 55(8), 695-709.</w:delText>
        </w:r>
      </w:del>
      <w:hyperlink r:id="rId41">
        <w:del w:id="9068" w:author="Revision Claude" w:date="2026-10-19T00:00:00Z">
          <w:r>
            <w:delText xml:space="preserve"> </w:delText>
          </w:r>
        </w:del>
        <w:del w:id="9069" w:author="Revision Claude" w:date="2026-10-19T00:00:00Z">
          <w:r>
            <w:rPr>
              <w:color w:val="0563C1"/>
            </w:rPr>
            <w:delText>https://doi.org/10.47163/agrociencia.v55i8.2662</w:delText>
          </w:r>
        </w:del>
      </w:hyperlink>
    </w:p>
    <w:p w14:paraId="3BBF6F48" w14:textId="77777777" w:rsidR="00605215" w:rsidRPr="00641F5D" w:rsidRDefault="00605215" w:rsidP="00605215">
      <w:pPr>
        <w:spacing w:line="480" w:lineRule="auto"/>
        <w:ind w:left="709" w:hanging="709"/>
      </w:pPr>
      <w:r>
        <w:rPr>
          <w:lang w:val="en-US"/>
        </w:rPr>
        <w:t xml:space="preserve">Ghosh, H., Rahat, I. S., Emon, M. M. R., Mashrafi, M. J., Tanzin, M. A. A. A., Mohanty, S. N., &amp; Kant, S. (2025c). Advanced neural network architectures for tomato leaf disease diagnosis in precision agriculture. </w:t>
      </w:r>
      <w:r>
        <w:t xml:space="preserve">Discover Sustainability, </w:t>
        <w:lastRenderedPageBreak/>
        <w:t>6(1).</w:t>
      </w:r>
      <w:hyperlink r:id="rId42">
        <w:r>
          <w:t xml:space="preserve"> </w:t>
        </w:r>
      </w:hyperlink>
      <w:hyperlink r:id="rId43">
        <w:r>
          <w:rPr>
            <w:color w:val="0563C1"/>
          </w:rPr>
          <w:t>https://doi.org/10.1007/s43621-025-01149-1</w:t>
        </w:r>
      </w:hyperlink>
    </w:p>
    <w:p w14:paraId="3A1CEC0E" w14:textId="77777777" w:rsidR="00605215" w:rsidRPr="00641F5D" w:rsidRDefault="00605215" w:rsidP="00605215">
      <w:pPr>
        <w:spacing w:after="240" w:line="480" w:lineRule="auto"/>
        <w:ind w:left="709" w:hanging="709"/>
      </w:pPr>
      <w:r>
        <w:t xml:space="preserve">Gonzales Acuña, J. A., &amp; Perez Flores, B. A. (2024). Diseño e implementación de un sistema automatizado para selección de paltas basado en la norma NTP 011.018 mediante redes neuronales convolucionales y Raspberry Pi4.</w:t>
      </w:r>
      <w:hyperlink r:id="rId44">
        <w:r>
          <w:t xml:space="preserve"> </w:t>
        </w:r>
        <w:r>
          <w:rPr>
            <w:color w:val="0563C1"/>
          </w:rPr>
          <w:t>https://hdl.handle.net/20.500.14138/8758</w:t>
        </w:r>
      </w:hyperlink>
    </w:p>
    <w:p>
      <w:pPr>
        <w:spacing w:after="240" w:line="480" w:lineRule="auto"/>
        <w:ind w:left="709" w:hanging="709"/>
        <w:rPr>
          <w:ins w:id="9074" w:author="Revision Claude" w:date="2026-10-19T00:00:00Z"/>
        </w:rPr>
      </w:pPr>
      <w:ins w:id="9075" w:author="Revision Claude" w:date="2026-10-19T00:00:00Z">
        <w:r>
          <w:t xml:space="preserve">Hernández Sampieri, R., Fernández Collado, C., &amp; Baptista Lucio, M. del P. (2014). Metodología de la investigación (6.ª ed.). McGraw-Hill Education.</w:t>
        </w:r>
      </w:ins>
    </w:p>
    <w:p w14:paraId="0298B932" w14:textId="77777777" w:rsidR="00605215" w:rsidRPr="00641F5D" w:rsidRDefault="00605215" w:rsidP="00605215">
      <w:pPr>
        <w:spacing w:after="120" w:line="480" w:lineRule="auto"/>
        <w:ind w:left="709" w:hanging="709"/>
      </w:pPr>
      <w:r>
        <w:t>Innovación en Agricultura: Nuevas Tecnologías Transforman el Campo. (s. f.). Recuperado 16 de junio de 2026, de</w:t>
      </w:r>
      <w:hyperlink r:id="rId45">
        <w:r>
          <w:t xml:space="preserve"> </w:t>
        </w:r>
      </w:hyperlink>
      <w:hyperlink r:id="rId46">
        <w:r>
          <w:rPr>
            <w:color w:val="0563C1"/>
          </w:rPr>
          <w:t>https://www.gob.pe/institucion/prociencia/noticias/1018521-innovacion-en-agricultura-nuevas-tecnologias-transforman-el-campo</w:t>
        </w:r>
      </w:hyperlink>
    </w:p>
    <w:p>
      <w:pPr>
        <w:spacing w:after="120" w:line="480" w:lineRule="auto"/>
        <w:ind w:left="709" w:hanging="709"/>
        <w:rPr>
          <w:ins w:id="9076" w:author="Revision Claude" w:date="2026-10-19T00:00:00Z"/>
        </w:rPr>
      </w:pPr>
      <w:ins w:id="9077" w:author="Revision Claude" w:date="2026-10-19T00:00:00Z">
        <w:r>
          <w:t xml:space="preserve">Jocher, G., &amp; Qiu, J. (2024). Ultralytics YOLO11 (Versión 11.0.0) [Software]. Ultralytics. </w:t>
        </w:r>
      </w:ins>
      <w:hyperlink r:id="rIdRC4">
        <w:ins w:id="9078" w:author="Revision Claude" w:date="2026-10-19T00:00:00Z">
          <w:r>
            <w:rPr>
              <w:color w:val="0563C1"/>
            </w:rPr>
            <w:t xml:space="preserve">https://github.com/ultralytics/ultralytics</w:t>
          </w:r>
        </w:ins>
      </w:hyperlink>
    </w:p>
    <w:p w14:paraId="38055A0D" w14:textId="77777777" w:rsidR="00605215" w:rsidRPr="00A660B9" w:rsidRDefault="00605215" w:rsidP="00605215">
      <w:pPr>
        <w:spacing w:line="480" w:lineRule="auto"/>
        <w:ind w:left="709" w:hanging="709"/>
        <w:rPr>
          <w:lang w:val="en-US"/>
        </w:rPr>
      </w:pPr>
      <w:r>
        <w:rPr>
          <w:lang w:val="en-US"/>
        </w:rPr>
        <w:t>Kim, B., &amp; Seo, S. (2025). Soybean Leaf Disease Identification Through Smart Detection using Machine Learning-convolutional Neural Network Model. Legume Research - An International Journal, Of.</w:t>
      </w:r>
      <w:hyperlink r:id="rId47">
        <w:r>
          <w:rPr>
            <w:lang w:val="en-US"/>
          </w:rPr>
          <w:t xml:space="preserve"> </w:t>
        </w:r>
      </w:hyperlink>
      <w:hyperlink r:id="rId48">
        <w:r>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t xml:space="preserve">León León, Ryan &amp; Díaz, Midori &amp; Rodríguez, Leisy. </w:t>
      </w:r>
      <w:r>
        <w:rPr>
          <w:lang w:val="en-US"/>
        </w:rPr>
        <w:t xml:space="preserve">(2020). Management of an artificial vision system for the detection of damage caused by pests in avocado crop using a drone. </w:t>
      </w:r>
      <w:r>
        <w:t>Revista Ciencia y Tecnología. 16. 145-151.</w:t>
      </w:r>
      <w:r>
        <w:rPr>
          <w:color w:val="0563C1"/>
        </w:rPr>
        <w:t>https://doi.org/10.17268/rev.cyt.2020.04.14</w:t>
      </w:r>
    </w:p>
    <w:p>
      <w:pPr>
        <w:spacing w:after="240" w:line="480" w:lineRule="auto"/>
        <w:ind w:left="709" w:hanging="709"/>
        <w:rPr>
          <w:ins w:id="9079" w:author="Revision Claude" w:date="2026-10-19T00:00:00Z"/>
        </w:rPr>
      </w:pPr>
      <w:ins w:id="9080" w:author="Revision Claude" w:date="2026-10-19T00:00:00Z">
        <w:r>
          <w:t xml:space="preserve">Liu, B., Zhang, Y., He, D., &amp; Li, Y. (2018). Identification of apple leaf diseases based on deep convolutional neural networks. Symmetry, 10(1), 11. </w:t>
        </w:r>
      </w:ins>
      <w:hyperlink r:id="rIdRC5">
        <w:ins w:id="9081" w:author="Revision Claude" w:date="2026-10-19T00:00:00Z">
          <w:r>
            <w:rPr>
              <w:color w:val="0563C1"/>
            </w:rPr>
            <w:t xml:space="preserve">https://doi.org/10.3390/sym10010011</w:t>
          </w:r>
        </w:ins>
      </w:hyperlink>
    </w:p>
    <w:p w14:paraId="38FFD103" w14:textId="77777777" w:rsidR="00605215" w:rsidRPr="00A660B9" w:rsidRDefault="00605215" w:rsidP="00605215">
      <w:pPr>
        <w:spacing w:after="240" w:line="480" w:lineRule="auto"/>
        <w:ind w:left="709" w:hanging="709"/>
        <w:rPr>
          <w:lang w:val="en-US"/>
        </w:rPr>
      </w:pPr>
      <w:r>
        <w:t xml:space="preserve">Lu, Yuzhen &amp; Young, Sierra. </w:t>
      </w:r>
      <w:r>
        <w:rPr>
          <w:lang w:val="en-US"/>
        </w:rPr>
        <w:t xml:space="preserve">(2020). A Survey of Public Datasets for Computer Vision Tasks in Precision Agriculture. Computers and Electronics in Agriculture.</w:t>
      </w:r>
      <w:r>
        <w:rPr>
          <w:color w:val="0563C1"/>
          <w:lang w:val="en-US"/>
        </w:rPr>
        <w:t>https://doi.org/</w:t>
      </w:r>
      <w:hyperlink r:id="rId49">
        <w:r>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r>
        <w:t xml:space="preserve">Mahapatra, P., Panda, M., Dash, S. K., &amp; Sahu, U. K. (2026). </w:t>
      </w:r>
      <w:r>
        <w:rPr>
          <w:lang w:val="en-US"/>
        </w:rPr>
        <w:t xml:space="preserve">Advancing plant disease </w:t>
        <w:lastRenderedPageBreak/>
        <w:t xml:space="preserve">classification using an attention-based CNN for intra-dataset and cross- dataset training. </w:t>
      </w:r>
      <w:r>
        <w:t xml:space="preserve">Scientific Reports, 16(1).</w:t>
      </w:r>
      <w:hyperlink r:id="rId50">
        <w:r>
          <w:t xml:space="preserve"> </w:t>
        </w:r>
      </w:hyperlink>
      <w:hyperlink r:id="rId51">
        <w:r>
          <w:rPr>
            <w:color w:val="0563C1"/>
          </w:rPr>
          <w:t>https://doi.org/10.1038/s41598-026-45464-7</w:t>
        </w:r>
      </w:hyperlink>
    </w:p>
    <w:p w14:paraId="746CBD07" w14:textId="77777777" w:rsidR="00605215" w:rsidRPr="00641F5D" w:rsidRDefault="00605215" w:rsidP="00605215">
      <w:pPr>
        <w:spacing w:after="240" w:line="480" w:lineRule="auto"/>
        <w:ind w:left="709" w:hanging="709"/>
      </w:pPr>
      <w:r>
        <w:t xml:space="preserve">Narciso Horna, W. A., &amp; Manzano Ramos, E. A. (2021). Sistema de visión artificial basado en redes neuronales convolucionales para la selección de arándanos según estándares de exportación. Revista Campus, 26(32), 155–166.</w:t>
      </w:r>
      <w:hyperlink r:id="rId52">
        <w:r>
          <w:t xml:space="preserve"> </w:t>
        </w:r>
        <w:r>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Pr>
          <w:lang w:val="en-US"/>
        </w:rPr>
        <w:t xml:space="preserve">Nawaz, Marriam &amp; Nazir, Tahira &amp; Javed, Ali &amp; Masood, Momina &amp; Rashid, Junaid &amp; Kim, Jungeun &amp; Hussain, Amir. (2022). A robust deep learning approach for tomato plant leaf disease localization and classification. Scientific Reports. 12. </w:t>
      </w:r>
      <w:r>
        <w:rPr>
          <w:color w:val="0563C1"/>
          <w:lang w:val="en-US"/>
        </w:rPr>
        <w:t>https://doi.org/10.1038/s41598-022-21498-5</w:t>
      </w:r>
      <w:r>
        <w:rPr>
          <w:lang w:val="en-US"/>
        </w:rPr>
        <w:t>.</w:t>
      </w:r>
    </w:p>
    <w:p w14:paraId="38377AAB" w14:textId="77777777" w:rsidR="00605215" w:rsidRPr="00641F5D" w:rsidRDefault="00605215" w:rsidP="00605215">
      <w:pPr>
        <w:spacing w:line="480" w:lineRule="auto"/>
        <w:ind w:left="709" w:hanging="709"/>
      </w:pPr>
      <w:r>
        <w:rPr>
          <w:lang w:val="en-US"/>
        </w:rPr>
        <w:t xml:space="preserve">Osmenaj, Z., Tseliki, E., Kapellaki, S. H., Tselikis, G., &amp; Tselikas, N. D. (2025). From Pixels to Diagnosis: Implementing and Evaluating a CNN Model for Tomato Leaf Disease Detection. </w:t>
      </w:r>
      <w:r>
        <w:t>Information, 16(3), 231.</w:t>
      </w:r>
      <w:hyperlink r:id="rId53">
        <w:r>
          <w:t xml:space="preserve"> </w:t>
        </w:r>
      </w:hyperlink>
      <w:hyperlink r:id="rId54">
        <w:r>
          <w:rPr>
            <w:color w:val="0563C1"/>
          </w:rPr>
          <w:t>https://doi.org/10.3390/info16030231</w:t>
        </w:r>
      </w:hyperlink>
    </w:p>
    <w:p>
      <w:pPr>
        <w:spacing w:line="480" w:lineRule="auto"/>
        <w:ind w:left="709" w:hanging="709"/>
        <w:rPr>
          <w:ins w:id="9082" w:author="Revision Claude" w:date="2026-10-19T00:00:00Z"/>
        </w:rPr>
      </w:pPr>
      <w:ins w:id="9083" w:author="Revision Claude" w:date="2026-10-19T00:00:00Z">
        <w:r>
          <w:t xml:space="preserve">Padilla, R., Netto, S. L., &amp; da Silva, E. A. B. (2020). A survey on performance metrics for object-detection algorithms. En 2020 International Conference on Systems, Signals and Image Processing (IWSSIP) (pp. 237–242). IEEE. </w:t>
        </w:r>
      </w:ins>
      <w:hyperlink r:id="rIdRC6">
        <w:ins w:id="9084" w:author="Revision Claude" w:date="2026-10-19T00:00:00Z">
          <w:r>
            <w:rPr>
              <w:color w:val="0563C1"/>
            </w:rPr>
            <w:t xml:space="preserve">https://doi.org/10.1109/IWSSIP48289.2020.9145130</w:t>
          </w:r>
        </w:ins>
      </w:hyperlink>
    </w:p>
    <w:p w14:paraId="4369D5ED" w14:textId="77777777" w:rsidR="00605215" w:rsidRPr="00641F5D" w:rsidRDefault="00605215" w:rsidP="00605215">
      <w:pPr>
        <w:spacing w:after="120" w:line="480" w:lineRule="auto"/>
        <w:ind w:left="709" w:hanging="709"/>
      </w:pPr>
      <w:r>
        <w:t>PROD MAYOR IMPACTO PALTO-INICIO | Gerencia Regional de Agricultura. (s. f.). Recuperado 15 de junio de 2026, de</w:t>
      </w:r>
      <w:hyperlink r:id="rId55">
        <w:r>
          <w:t xml:space="preserve"> </w:t>
        </w:r>
      </w:hyperlink>
      <w:hyperlink r:id="rId56">
        <w:r>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t>Producción de palta creció en 112,9% durante setiembre de 2025 y tres departamentos concentraron el 83,7% del total nacional. (s. f.). Recuperado 15 de junio de 2026, de</w:t>
      </w:r>
      <w:hyperlink r:id="rId57">
        <w:r>
          <w:t xml:space="preserve"> </w:t>
        </w:r>
      </w:hyperlink>
      <w:hyperlink r:id="rId58">
        <w:r>
          <w:rPr>
            <w:color w:val="0563C1"/>
          </w:rPr>
          <w:t>https://www.gob.pe/institucion/inei/noticias/1297239-produccion-de-palta-crecio-en-112-9-durante-setiembre-de-2025-y-tres-departamentos-concentraron-el-83-7-del-total-nacional</w:t>
        </w:r>
      </w:hyperlink>
    </w:p>
    <w:p>
      <w:pPr>
        <w:spacing w:after="120" w:line="480" w:lineRule="auto"/>
        <w:ind w:left="709" w:hanging="709"/>
        <w:rPr>
          <w:ins w:id="9085" w:author="Revision Claude" w:date="2026-10-19T00:00:00Z"/>
        </w:rPr>
      </w:pPr>
      <w:ins w:id="9086" w:author="Revision Claude" w:date="2026-10-19T00:00:00Z">
        <w:r>
          <w:t xml:space="preserve">Redmon, J., Divvala, S., Girshick, R., &amp; Farhadi, A. (2016). You only look once: Unified, real-time object detection. En Proceedings of the IEEE Conference on Computer Vision and Pattern Recognition (CVPR) (pp. 779–788). </w:t>
        </w:r>
      </w:ins>
      <w:hyperlink r:id="rIdRC7">
        <w:ins w:id="9087" w:author="Revision Claude" w:date="2026-10-19T00:00:00Z">
          <w:r>
            <w:rPr>
              <w:color w:val="0563C1"/>
            </w:rPr>
            <w:t xml:space="preserve">https://doi.org/10.1109/CVPR.2016.91</w:t>
          </w:r>
        </w:ins>
      </w:hyperlink>
    </w:p>
    <w:p w14:paraId="2499527C" w14:textId="77777777" w:rsidR="00605215" w:rsidRPr="00641F5D" w:rsidRDefault="00605215" w:rsidP="00605215">
      <w:pPr>
        <w:spacing w:after="120" w:line="480" w:lineRule="auto"/>
        <w:ind w:left="709" w:hanging="709"/>
      </w:pPr>
      <w:r>
        <w:lastRenderedPageBreak/>
        <w:t>Riego, M. de D. A. y. (2025). Inteligencia artificial en el sector agrario.</w:t>
      </w:r>
      <w:hyperlink r:id="rId59">
        <w:r>
          <w:t xml:space="preserve"> </w:t>
        </w:r>
      </w:hyperlink>
      <w:hyperlink r:id="rId60">
        <w:r>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t xml:space="preserve">Rivas Romero, D. J. (2021). Diseño conceptual de un sistema automático para clasificación de palta hass.</w:t>
      </w:r>
      <w:hyperlink r:id="rId61">
        <w:r>
          <w:t xml:space="preserve"> </w:t>
        </w:r>
      </w:hyperlink>
      <w:hyperlink r:id="rId62">
        <w:r>
          <w:rPr>
            <w:color w:val="0563C1"/>
          </w:rPr>
          <w:t>http://hdl.handle.net/20.500.12404/18521</w:t>
        </w:r>
      </w:hyperlink>
    </w:p>
    <w:p w14:paraId="3613B09C" w14:textId="77777777" w:rsidR="00605215" w:rsidRPr="00641F5D" w:rsidRDefault="00605215" w:rsidP="00605215">
      <w:pPr>
        <w:spacing w:after="240" w:line="480" w:lineRule="auto"/>
        <w:ind w:left="709" w:hanging="709"/>
      </w:pPr>
      <w:r>
        <w:t xml:space="preserve">Sandy Coral, G. F., Oblitas Diaz, H., &amp; Mas Mendoza, K. E. (2025). Implementación de deep learning y redes neuronales convolucionales para la identificación de plagas en cultivo de arroz de San Martín.</w:t>
      </w:r>
      <w:hyperlink r:id="rId63">
        <w:r>
          <w:t xml:space="preserve"> </w:t>
        </w:r>
      </w:hyperlink>
      <w:hyperlink r:id="rId64">
        <w:r>
          <w:rPr>
            <w:color w:val="0563C1"/>
          </w:rPr>
          <w:t>https://hdl.handle.net/20.500.12840/9616</w:t>
        </w:r>
      </w:hyperlink>
    </w:p>
    <w:p w14:paraId="2C6B324E" w14:textId="77777777" w:rsidR="00605215" w:rsidRPr="00641F5D" w:rsidRDefault="00605215" w:rsidP="00605215">
      <w:pPr>
        <w:spacing w:after="120" w:line="480" w:lineRule="auto"/>
        <w:ind w:left="709" w:hanging="709"/>
      </w:pPr>
      <w:r>
        <w:t>SENASACONTIGO. (2017, septiembre 4). Cusco: Evaluación de cultivos de palta en Limatambo para detección de plagas. SENASA al día.</w:t>
      </w:r>
      <w:hyperlink r:id="rId65">
        <w:r>
          <w:t xml:space="preserve"> </w:t>
        </w:r>
      </w:hyperlink>
      <w:hyperlink r:id="rId66">
        <w:r>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t>SENASACONTIGO. (2020, septiembre 24). Productores de La Libertad certificaron más de 170 mil toneladas de palta en campaña 2020. SENASA al día.</w:t>
      </w:r>
      <w:hyperlink r:id="rId67">
        <w:r>
          <w:t xml:space="preserve"> </w:t>
        </w:r>
      </w:hyperlink>
      <w:hyperlink r:id="rId68">
        <w:r>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t>SENASACONTIGO. (2021, marzo 3). La Libertad: Primera región agroexportadora de palta inicia certificación de lugares de producción. SENASA al día.</w:t>
      </w:r>
      <w:hyperlink r:id="rId69">
        <w:r>
          <w:t xml:space="preserve"> </w:t>
        </w:r>
      </w:hyperlink>
      <w:hyperlink r:id="rId70">
        <w:r>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Pr>
          <w:lang w:val="en-US"/>
        </w:rPr>
        <w:t xml:space="preserve">Sujatha, R., Krishnan, S., Chatterjee, J. M., &amp; Gandomi, A. H. (2025). Advancing plant </w:t>
        <w:lastRenderedPageBreak/>
        <w:t xml:space="preserve">leaf disease detection integrating machine learning and deep learning. </w:t>
      </w:r>
      <w:r>
        <w:t xml:space="preserve">Scientific Reports, 15(1), 11552. </w:t>
      </w:r>
      <w:r>
        <w:rPr>
          <w:color w:val="0563C1"/>
        </w:rPr>
        <w:t>https://doi.org/10.1038/s41598-024-72197-2</w:t>
      </w:r>
    </w:p>
    <w:p w14:paraId="0D243707" w14:textId="77777777" w:rsidR="00605215" w:rsidRPr="00641F5D" w:rsidRDefault="00605215" w:rsidP="00605215">
      <w:pPr>
        <w:spacing w:after="120" w:line="480" w:lineRule="auto"/>
        <w:ind w:left="709" w:hanging="709"/>
      </w:pPr>
      <w:r>
        <w:t xml:space="preserve">TECNOLOGÍA EN EL AGRO: LOS SOFTWARES AGRÍCOLAS QUE ESTÁN REVOLUCIONANDO LA PRODUCCIÓN | ADAMA Peru. (2025, agosto 18).</w:t>
      </w:r>
      <w:hyperlink r:id="rId71">
        <w:r>
          <w:t xml:space="preserve"> </w:t>
        </w:r>
      </w:hyperlink>
      <w:hyperlink r:id="rId72">
        <w:r>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Pr>
          <w:lang w:val="en-US"/>
        </w:rPr>
        <w:t xml:space="preserve">Ung, H. T., Ung, H. Q., &amp; Nguyen, B. T. (2021). </w:t>
      </w:r>
      <w:r>
        <w:rPr>
          <w:u w:val="single"/>
          <w:lang w:val="en-US"/>
        </w:rPr>
        <w:t>An Efficient Insect Pest Classification Using Multiple Convolutional Neural Network Based Models (arXiv:2107.12189).</w:t>
      </w:r>
      <w:r>
        <w:rPr>
          <w:lang w:val="en-US"/>
        </w:rPr>
        <w:t xml:space="preserve"> arXiv.</w:t>
      </w:r>
      <w:hyperlink r:id="rId73">
        <w:r>
          <w:rPr>
            <w:lang w:val="en-US"/>
          </w:rPr>
          <w:t xml:space="preserve"> </w:t>
        </w:r>
      </w:hyperlink>
      <w:hyperlink r:id="rId74">
        <w:r>
          <w:rPr>
            <w:color w:val="0563C1"/>
          </w:rPr>
          <w:t>https://doi.org/10.48550/arXiv.2107.12189</w:t>
        </w:r>
      </w:hyperlink>
    </w:p>
    <w:p>
      <w:pPr>
        <w:spacing w:after="120" w:line="480" w:lineRule="auto"/>
        <w:ind w:left="709" w:hanging="709"/>
        <w:rPr>
          <w:ins w:id="9088" w:author="Revision Claude" w:date="2026-10-19T00:00:00Z"/>
        </w:rPr>
      </w:pPr>
      <w:ins w:id="9089" w:author="Revision Claude" w:date="2026-10-19T00:00:00Z">
        <w:r>
          <w:t xml:space="preserve">Wan, S., &amp; Goudos, S. (2020). Faster R-CNN for multi-class fruit detection using a robotic vision system. Computer Networks, 168, 107036. </w:t>
        </w:r>
      </w:ins>
      <w:hyperlink r:id="rIdRC8">
        <w:ins w:id="9090" w:author="Revision Claude" w:date="2026-10-19T00:00:00Z">
          <w:r>
            <w:rPr>
              <w:color w:val="0563C1"/>
            </w:rPr>
            <w:t xml:space="preserve">https://doi.org/10.1016/j.comnet.2019.107036</w:t>
          </w:r>
        </w:ins>
      </w:hyperlink>
    </w:p>
    <w:p w14:paraId="0F548EFA" w14:textId="77777777" w:rsidR="00605215" w:rsidRPr="00A660B9" w:rsidRDefault="00605215" w:rsidP="00605215">
      <w:pPr>
        <w:spacing w:line="480" w:lineRule="auto"/>
        <w:ind w:left="709" w:hanging="709"/>
        <w:rPr>
          <w:lang w:val="en-US"/>
        </w:rPr>
      </w:pPr>
      <w:r>
        <w:rPr>
          <w:lang w:val="en-US"/>
        </w:rPr>
        <w:t xml:space="preserve">Wang, Dandan &amp; He, Dongjian. (2021). Channel pruned YOLO V5s-based deep learning approach for rapid and accurate apple fruitlet detection before fruit thinning. Biosystems Engineering. 210. 271-281. </w:t>
      </w:r>
      <w:r>
        <w:rPr>
          <w:color w:val="0563C1"/>
          <w:lang w:val="en-US"/>
        </w:rPr>
        <w:t>https://doi.org/10.1016/j.biosystemseng.2021.08.015</w:t>
      </w:r>
      <w:r>
        <w:rPr>
          <w:lang w:val="en-US"/>
        </w:rPr>
        <w:t>.</w:t>
      </w:r>
    </w:p>
    <w:p w14:paraId="39FDC10C" w14:textId="77777777" w:rsidR="00605215" w:rsidRPr="00641F5D" w:rsidRDefault="00605215" w:rsidP="00605215">
      <w:pPr>
        <w:spacing w:line="480" w:lineRule="auto"/>
        <w:ind w:left="709" w:hanging="709"/>
      </w:pPr>
      <w:r>
        <w:rPr>
          <w:lang w:val="en-US"/>
        </w:rPr>
        <w:t>Zhao, J., Xu, L., Ma, Z., Li, J., Wang, X., Liu, Y., &amp; Du, X. (2025). A review of</w:t>
      </w:r>
      <w:r>
        <w:t> </w:t>
      </w:r>
      <w:r>
        <w:rPr>
          <w:lang w:val="en-US"/>
        </w:rPr>
        <w:t>plant leaf</w:t>
      </w:r>
      <w:r>
        <w:t> </w:t>
      </w:r>
      <w:r>
        <w:rPr>
          <w:lang w:val="en-US"/>
        </w:rPr>
        <w:t>disease</w:t>
      </w:r>
      <w:r>
        <w:t> </w:t>
      </w:r>
      <w:r>
        <w:rPr>
          <w:lang w:val="en-US"/>
        </w:rPr>
        <w:t xml:space="preserve">identification by deep learning algorithms. </w:t>
      </w:r>
      <w:r>
        <w:t xml:space="preserve">Frontiers In Plant Science, 16, 1637241.</w:t>
      </w:r>
      <w:hyperlink r:id="rId75">
        <w:r>
          <w:t xml:space="preserve"> </w:t>
        </w:r>
      </w:hyperlink>
      <w:hyperlink r:id="rId76">
        <w:r>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66" w:name="_Toc208772364"/>
      <w:r>
        <w:lastRenderedPageBreak/>
        <w:t>ANEXOS</w:t>
      </w:r>
      <w:bookmarkEnd w:id="266"/>
    </w:p>
    <w:p w14:paraId="6905D70C" w14:textId="6896DB25" w:rsidR="00C17F14" w:rsidRPr="00C17F14" w:rsidRDefault="00C17F14" w:rsidP="00C17F14">
      <w:pPr>
        <w:pStyle w:val="Descripcin"/>
        <w:spacing w:line="360" w:lineRule="auto"/>
        <w:ind w:firstLine="0"/>
        <w:rPr>
          <w:b/>
          <w:bCs/>
          <w:i w:val="0"/>
          <w:iCs w:val="0"/>
          <w:sz w:val="24"/>
          <w:szCs w:val="24"/>
        </w:rPr>
      </w:pPr>
      <w:bookmarkStart w:id="267" w:name="_Toc212194696"/>
      <w:bookmarkStart w:id="268" w:name="_Toc215124713"/>
      <w:bookmarkStart w:id="269" w:name="_Toc215131978"/>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color w:val="000000" w:themeColor="text1"/>
          <w:sz w:val="24"/>
          <w:szCs w:val="24"/>
        </w:rPr>
        <w:t xml:space="preserve"> </w:t>
      </w:r>
      <w:r>
        <w:br/>
      </w:r>
      <w:r>
        <w:rPr>
          <w:color w:val="000000" w:themeColor="text1"/>
          <w:sz w:val="24"/>
          <w:szCs w:val="24"/>
        </w:rPr>
        <w:t>Matriz de Consistencia Interna</w:t>
      </w:r>
      <w:bookmarkEnd w:id="267"/>
      <w:bookmarkEnd w:id="268"/>
      <w:bookmarkEnd w:id="269"/>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Objetivo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 xml:space="preserve">Hipótesis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w:t>
            </w:r>
            <w:r>
              <w:rPr>
                <w:rFonts w:eastAsia="Times New Roman" w:cs="Times New Roman"/>
                <w:sz w:val="20"/>
                <w:szCs w:val="20"/>
              </w:rPr>
              <w:t>Sistema de Visión Computacional.</w:t>
            </w:r>
            <w:r>
              <w:br/>
              <w:br/>
            </w:r>
            <w:r>
              <w:rPr>
                <w:rFonts w:eastAsia="Times New Roman" w:cs="Times New Roman"/>
                <w:color w:val="000000" w:themeColor="text1"/>
                <w:sz w:val="20"/>
                <w:szCs w:val="20"/>
                <w:lang w:eastAsia="es-PE"/>
              </w:rPr>
              <w:t xml:space="preserve">VD: </w:t>
            </w:r>
            <w:r>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Pr>
                <w:rFonts w:eastAsia="Times New Roman" w:cs="Times New Roman"/>
                <w:sz w:val="20"/>
                <w:szCs w:val="20"/>
              </w:rPr>
              <w:t xml:space="preserve">Ficha de observación tecnológica (métricas de rendimiento de la IA) y cuestionario de evaluación agronómica (percepción del personal </w:t>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1D5F3BB0"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 xml:space="preserve">La implementación de un sistema de visión computacional mejora significativamente la precisión en el diagnóstico fitosanitario </w:t>
            </w:r>
            <w:del w:id="9093" w:author="Revision Claude" w:date="2026-10-19T00:00:00Z">
              <w:r>
                <w:rPr>
                  <w:rFonts w:eastAsia="Times New Roman" w:cs="Times New Roman"/>
                  <w:sz w:val="20"/>
                  <w:szCs w:val="20"/>
                </w:rPr>
                <w:delText xml:space="preserve">de la palta Hass en la localidad</w:delText>
              </w:r>
            </w:del>
            <w:ins w:id="9094" w:author="Revision Claude" w:date="2026-10-19T00:00:00Z">
              <w:r>
                <w:rPr>
                  <w:rFonts w:eastAsia="Times New Roman" w:cs="Times New Roman"/>
                  <w:sz w:val="20"/>
                  <w:szCs w:val="20"/>
                </w:rPr>
                <w:t xml:space="preserve">de la palta Hass, alcanzando un desempeño del modelo igual o superior al 70 % en mAP50, en la localidad</w:t>
              </w:r>
            </w:ins>
            <w:r>
              <w:rPr>
                <w:rFonts w:eastAsia="Times New Roman" w:cs="Times New Roman"/>
                <w:sz w:val="20"/>
                <w:szCs w:val="20"/>
              </w:rPr>
              <w:t xml:space="preserve">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Pr>
                <w:rFonts w:eastAsia="Times New Roman" w:cs="Times New Roman"/>
                <w:color w:val="000000" w:themeColor="text1"/>
                <w:sz w:val="20"/>
                <w:szCs w:val="20"/>
                <w:lang w:eastAsia="es-PE"/>
              </w:rPr>
              <w:t xml:space="preserve">VI: Precisión.</w:t>
            </w:r>
            <w:r>
              <w:br/>
            </w:r>
            <w:r>
              <w:rPr>
                <w:rFonts w:eastAsia="Times New Roman" w:cs="Times New Roman"/>
                <w:color w:val="000000" w:themeColor="text1"/>
                <w:sz w:val="20"/>
                <w:szCs w:val="20"/>
                <w:lang w:eastAsia="es-PE"/>
              </w:rPr>
              <w:t xml:space="preserve">VD: 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Pr>
                <w:rFonts w:eastAsia="Times New Roman" w:cs="Times New Roman"/>
                <w:i/>
                <w:iCs/>
                <w:sz w:val="20"/>
                <w:szCs w:val="20"/>
              </w:rPr>
              <w:t>Precisión diagnóstica.</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-Accuracy.</w:t>
            </w:r>
          </w:p>
          <w:p w14:paraId="500A433C" w14:textId="6FF2F63F"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-Recall.</w:t>
            </w:r>
          </w:p>
          <w:p w14:paraId="5CC84700" w14:textId="41B47582"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Velocidad.</w:t>
            </w:r>
            <w:r>
              <w:br/>
            </w:r>
            <w:r>
              <w:rPr>
                <w:rFonts w:eastAsia="Times New Roman" w:cs="Times New Roman"/>
                <w:color w:val="000000" w:themeColor="text1"/>
                <w:sz w:val="20"/>
                <w:szCs w:val="20"/>
                <w:lang w:eastAsia="es-PE"/>
              </w:rPr>
              <w:t xml:space="preserve">VD: </w:t>
            </w:r>
            <w:r>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Pr>
                <w:rFonts w:eastAsia="Times New Roman" w:cs="Times New Roman"/>
                <w:color w:val="000000" w:themeColor="text1"/>
                <w:sz w:val="20"/>
                <w:szCs w:val="20"/>
                <w:lang w:eastAsia="es-PE"/>
              </w:rPr>
              <w:t xml:space="preserve">VI: Capacidad /Detección </w:t>
            </w:r>
            <w:r>
              <w:br/>
            </w:r>
            <w:r>
              <w:rPr>
                <w:rFonts w:eastAsia="Times New Roman" w:cs="Times New Roman"/>
                <w:color w:val="000000" w:themeColor="text1"/>
                <w:sz w:val="20"/>
                <w:szCs w:val="20"/>
                <w:lang w:eastAsia="es-PE"/>
              </w:rPr>
              <w:t xml:space="preserve">VD: </w:t>
            </w:r>
            <w:r>
              <w:rPr>
                <w:rFonts w:eastAsia="Times New Roman" w:cs="Times New Roman"/>
                <w:sz w:val="20"/>
                <w:szCs w:val="20"/>
              </w:rPr>
              <w:t>Pérdidas por descarte</w:t>
            </w:r>
            <w:r>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70" w:name="_Toc202640029"/>
      <w:bookmarkStart w:id="271" w:name="_Toc202640431"/>
      <w:bookmarkStart w:id="272" w:name="_Toc208415555"/>
      <w:bookmarkStart w:id="273"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74" w:name="_Toc212194697"/>
      <w:bookmarkStart w:id="275" w:name="_Toc215124714"/>
      <w:bookmarkStart w:id="276" w:name="_Toc215131979"/>
      <w:bookmarkEnd w:id="270"/>
      <w:bookmarkEnd w:id="271"/>
      <w:bookmarkEnd w:id="272"/>
      <w:bookmarkEnd w:id="273"/>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 xml:space="preserve"> </w:t>
        <w:br/>
      </w:r>
      <w:r>
        <w:rPr>
          <w:color w:val="000000" w:themeColor="text1"/>
          <w:sz w:val="24"/>
          <w:szCs w:val="24"/>
        </w:rPr>
        <w:t>Matriz de Operacionalización de las Variables</w:t>
      </w:r>
      <w:bookmarkEnd w:id="274"/>
      <w:bookmarkEnd w:id="275"/>
      <w:bookmarkEnd w:id="276"/>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Conjunto de técnicas de inteligencia artificial basadas en algoritmos de aprendizaje profundo (Deep Learning)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3DA064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Modelo de red neuronal convolucional entrenado con un dataset fitosanitario de imágenes de hojas y frutos de palta Hass, evaluado mediante métricas de rendimiento estandarizadas. El sistema se implementa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62C16DC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Suma total de métricas de rendimiento (</w:t>
            </w:r>
            <w:del w:id="9095" w:author="Revision Claude" w:date="2026-10-19T00:00:00Z">
              <w:r>
                <w:rPr>
                  <w:rFonts w:eastAsia="Times New Roman" w:cs="Times New Roman"/>
                  <w:color w:val="000000" w:themeColor="text1"/>
                  <w:sz w:val="20"/>
                  <w:szCs w:val="20"/>
                </w:rPr>
                <w:delText xml:space="preserve">Accuracy, Recall, F1-score, mAP</w:delText>
              </w:r>
            </w:del>
            <w:ins w:id="9096" w:author="Revision Claude" w:date="2026-10-19T00:00:00Z">
              <w:r>
                <w:rPr>
                  <w:rFonts w:eastAsia="Times New Roman" w:cs="Times New Roman"/>
                  <w:color w:val="000000" w:themeColor="text1"/>
                  <w:sz w:val="20"/>
                  <w:szCs w:val="20"/>
                </w:rPr>
                <w:t xml:space="preserve">Precisión, Recall, F1-score, mAP50, mAP50-95</w:t>
              </w:r>
            </w:ins>
            <w:r>
              <w:rPr>
                <w:rFonts w:eastAsia="Times New Roman" w:cs="Times New Roman"/>
                <w:color w:val="000000" w:themeColor="text1"/>
                <w:sz w:val="20"/>
                <w:szCs w:val="20"/>
              </w:rPr>
              <w:t xml:space="preserve">,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6148A33F" w:rsidR="629D5B68" w:rsidRDefault="629D5B68" w:rsidP="629D5B68">
            <w:pPr>
              <w:spacing w:before="0" w:line="240" w:lineRule="auto"/>
              <w:ind w:firstLine="0"/>
              <w:rPr>
                <w:rFonts w:eastAsia="Times New Roman" w:cs="Times New Roman"/>
                <w:color w:val="000000" w:themeColor="text1"/>
                <w:sz w:val="20"/>
                <w:szCs w:val="20"/>
              </w:rPr>
            </w:pPr>
            <w:del w:id="9097" w:author="Revision Claude" w:date="2026-10-19T00:00:00Z">
              <w:r>
                <w:rPr>
                  <w:rFonts w:eastAsia="Times New Roman" w:cs="Times New Roman"/>
                  <w:color w:val="000000" w:themeColor="text1"/>
                  <w:sz w:val="20"/>
                  <w:szCs w:val="20"/>
                </w:rPr>
                <w:delText xml:space="preserve">Accuracy, Recall, F1-score, mAP (Mean Average Precision).</w:delText>
              </w:r>
            </w:del>
            <w:ins w:id="9098" w:author="Revision Claude" w:date="2026-10-19T00:00:00Z">
              <w:r>
                <w:rPr>
                  <w:rFonts w:eastAsia="Times New Roman" w:cs="Times New Roman"/>
                  <w:color w:val="000000" w:themeColor="text1"/>
                  <w:sz w:val="20"/>
                  <w:szCs w:val="20"/>
                </w:rPr>
                <w:t xml:space="preserve">Precisión (P), Recall (R), F1-score, mAP50 y mAP50-95.</w:t>
              </w:r>
            </w:ins>
          </w:p>
        </w:tc>
        <w:tc>
          <w:tcPr>
            <w:tcW w:w="2268" w:type="dxa"/>
            <w:tcMar>
              <w:top w:w="72" w:type="dxa"/>
              <w:left w:w="144" w:type="dxa"/>
              <w:bottom w:w="72" w:type="dxa"/>
              <w:right w:w="144" w:type="dxa"/>
            </w:tcMar>
            <w:vAlign w:val="center"/>
            <w:hideMark/>
          </w:tcPr>
          <w:p w14:paraId="2B5A1DCF" w14:textId="022F5937" w:rsidR="629D5B68" w:rsidRDefault="629D5B68" w:rsidP="629D5B68">
            <w:pPr>
              <w:spacing w:before="0" w:line="240" w:lineRule="auto"/>
              <w:ind w:firstLine="0"/>
              <w:rPr>
                <w:rFonts w:eastAsia="Times New Roman" w:cs="Times New Roman"/>
                <w:color w:val="000000" w:themeColor="text1"/>
                <w:sz w:val="20"/>
                <w:szCs w:val="20"/>
              </w:rPr>
            </w:pPr>
            <w:commentRangeStart w:id="7"/>
            <w:del w:id="9099" w:author="Revision Claude" w:date="2026-10-19T00:00:00Z">
              <w:r>
                <w:rPr>
                  <w:rFonts w:eastAsia="Times New Roman" w:cs="Times New Roman"/>
                  <w:color w:val="000000" w:themeColor="text1"/>
                  <w:sz w:val="20"/>
                  <w:szCs w:val="20"/>
                </w:rPr>
                <w:delText>Porcentaje de aciertos (0% – 100%). Se considera alto si ≥ 90%.</w:delText>
              </w:r>
            </w:del>
            <w:ins w:id="9100" w:author="Revision Claude" w:date="2026-10-19T00:00:00Z">
              <w:r>
                <w:rPr>
                  <w:rFonts w:eastAsia="Times New Roman" w:cs="Times New Roman"/>
                  <w:color w:val="000000" w:themeColor="text1"/>
                  <w:sz w:val="20"/>
                  <w:szCs w:val="20"/>
                </w:rPr>
                <w:t xml:space="preserve">Valor de 0 % a 100 %. Nivel alto si mAP50 ≥ 85 %; aceptable si se ubica entre 70 % y 84 %; bajo si es menor a 70 %.</w:t>
              </w:r>
            </w:ins>
            <w:commentRangeEnd w:id="7"/>
            <w:r>
              <w:commentReference w:id="7"/>
            </w:r>
          </w:p>
        </w:tc>
        <w:tc>
          <w:tcPr>
            <w:tcW w:w="1769" w:type="dxa"/>
            <w:tcMar>
              <w:top w:w="72" w:type="dxa"/>
              <w:left w:w="144" w:type="dxa"/>
              <w:bottom w:w="72" w:type="dxa"/>
              <w:right w:w="144" w:type="dxa"/>
            </w:tcMar>
            <w:vAlign w:val="center"/>
            <w:hideMark/>
          </w:tcPr>
          <w:p w14:paraId="4172F643" w14:textId="27E0D788" w:rsidR="629D5B68" w:rsidRDefault="629D5B68" w:rsidP="629D5B68">
            <w:pPr>
              <w:spacing w:before="0" w:line="240" w:lineRule="auto"/>
              <w:ind w:firstLine="0"/>
              <w:rPr>
                <w:rFonts w:eastAsia="Times New Roman" w:cs="Times New Roman"/>
                <w:color w:val="000000" w:themeColor="text1"/>
                <w:sz w:val="20"/>
                <w:szCs w:val="20"/>
              </w:rPr>
            </w:pPr>
            <w:del w:id="9101" w:author="Revision Claude" w:date="2026-10-19T00:00:00Z">
              <w:r>
                <w:rPr>
                  <w:rFonts w:eastAsia="Times New Roman" w:cs="Times New Roman"/>
                  <w:color w:val="000000" w:themeColor="text1"/>
                  <w:sz w:val="20"/>
                  <w:szCs w:val="20"/>
                </w:rPr>
                <w:delText>Cuantitativa ordinal</w:delText>
              </w:r>
            </w:del>
            <w:ins w:id="9102" w:author="Revision Claude" w:date="2026-10-19T00:00:00Z">
              <w:r>
                <w:rPr>
                  <w:rFonts w:eastAsia="Times New Roman" w:cs="Times New Roman"/>
                  <w:color w:val="000000" w:themeColor="text1"/>
                  <w:sz w:val="20"/>
                  <w:szCs w:val="20"/>
                </w:rPr>
                <w:t xml:space="preserve">Cuantitativa continua</w:t>
              </w:r>
            </w:ins>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Tiempo que el sistema de visión computacional requiere para procesar una imagen y generar un diagnóstico, desde la captura hasta la salida del resultado, lo que determina su viabilidad para aplicaciones en </w:t>
              <w:lastRenderedPageBreak/>
              <w:t>tiempo real en campo.</w:t>
            </w:r>
          </w:p>
        </w:tc>
        <w:tc>
          <w:tcPr>
            <w:tcW w:w="2551" w:type="dxa"/>
            <w:tcMar>
              <w:top w:w="72" w:type="dxa"/>
              <w:left w:w="144" w:type="dxa"/>
              <w:bottom w:w="72" w:type="dxa"/>
              <w:right w:w="144" w:type="dxa"/>
            </w:tcMar>
            <w:vAlign w:val="center"/>
            <w:hideMark/>
          </w:tcPr>
          <w:p w14:paraId="626D0342" w14:textId="36273C7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Medición cronométrica del tiempo de inferencia por imagen y por árbol, registrada durante las pruebas en campo bajo condiciones operativas </w:t>
              <w:lastRenderedPageBreak/>
              <w:t>reales.</w:t>
            </w:r>
          </w:p>
        </w:tc>
        <w:tc>
          <w:tcPr>
            <w:tcW w:w="2410" w:type="dxa"/>
            <w:tcMar>
              <w:top w:w="72" w:type="dxa"/>
              <w:left w:w="144" w:type="dxa"/>
              <w:bottom w:w="72" w:type="dxa"/>
              <w:right w:w="144" w:type="dxa"/>
            </w:tcMar>
            <w:vAlign w:val="center"/>
            <w:hideMark/>
          </w:tcPr>
          <w:p w14:paraId="03826A57" w14:textId="3FD6DE9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de inferencia por imagen (ms), tiempo de procesamiento por árbol (s), capacidad de frames por segundo (FPS).</w:t>
            </w:r>
          </w:p>
        </w:tc>
        <w:tc>
          <w:tcPr>
            <w:tcW w:w="2268" w:type="dxa"/>
            <w:tcMar>
              <w:top w:w="72" w:type="dxa"/>
              <w:left w:w="144" w:type="dxa"/>
              <w:bottom w:w="72" w:type="dxa"/>
              <w:right w:w="144" w:type="dxa"/>
            </w:tcMar>
            <w:hideMark/>
          </w:tcPr>
          <w:p w14:paraId="58355507" w14:textId="14D0C1F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milisegundos. Se considera óptimo si ≤ 150 ms por imagen.</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4DA8B7C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Evaluación del porcentaje de aciertos en la detección de casos positivos en etapas tempranas, contrastado con el diagnóstico de un especialista.</w:t>
            </w:r>
          </w:p>
        </w:tc>
        <w:tc>
          <w:tcPr>
            <w:tcW w:w="2410" w:type="dxa"/>
            <w:tcMar>
              <w:top w:w="72" w:type="dxa"/>
              <w:left w:w="144" w:type="dxa"/>
              <w:bottom w:w="72" w:type="dxa"/>
              <w:right w:w="144" w:type="dxa"/>
            </w:tcMar>
            <w:vAlign w:val="center"/>
            <w:hideMark/>
          </w:tcPr>
          <w:p w14:paraId="30AEE942" w14:textId="14BDE81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Tasa de verdaderos positivos (TPR), tasa de falsos negativos (FNR), capacidad para identificar síntomas en fase inicial.</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Grado de coincidencia entre los diagnósticos emitidos por el sistema de visión computacional y los realizados por un especialista en fitosanidad, reflejando la fiabilidad del sistema para reemplazar o complementar la inspección manual.</w:t>
            </w:r>
          </w:p>
        </w:tc>
        <w:tc>
          <w:tcPr>
            <w:tcW w:w="2551" w:type="dxa"/>
            <w:tcMar>
              <w:top w:w="72" w:type="dxa"/>
              <w:left w:w="144" w:type="dxa"/>
              <w:bottom w:w="72" w:type="dxa"/>
              <w:right w:w="144" w:type="dxa"/>
            </w:tcMar>
            <w:vAlign w:val="center"/>
            <w:hideMark/>
          </w:tcPr>
          <w:p w14:paraId="65D6B0C7" w14:textId="2F31B0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Comparación de los resultados del sistema con el diagnóstico de un ingeniero agrónomo experto, calculando el porcentaje de concordancia y los errores de clasificación.</w:t>
            </w:r>
          </w:p>
        </w:tc>
        <w:tc>
          <w:tcPr>
            <w:tcW w:w="2410" w:type="dxa"/>
            <w:tcMar>
              <w:top w:w="72" w:type="dxa"/>
              <w:left w:w="144" w:type="dxa"/>
              <w:bottom w:w="72" w:type="dxa"/>
              <w:right w:w="144" w:type="dxa"/>
            </w:tcMar>
            <w:vAlign w:val="center"/>
            <w:hideMark/>
          </w:tcPr>
          <w:p w14:paraId="75722A24" w14:textId="7BD3D63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coincidencia con el diagnóstico experto, número de falsos positivos, número de falsos negativos.</w:t>
            </w:r>
          </w:p>
        </w:tc>
        <w:tc>
          <w:tcPr>
            <w:tcW w:w="2268" w:type="dxa"/>
            <w:tcMar>
              <w:top w:w="72" w:type="dxa"/>
              <w:left w:w="144" w:type="dxa"/>
              <w:bottom w:w="72" w:type="dxa"/>
              <w:right w:w="144" w:type="dxa"/>
            </w:tcMar>
            <w:hideMark/>
          </w:tcPr>
          <w:p w14:paraId="3EF8746E" w14:textId="087B826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coincidencia (0% – 100%). Se considera aceptable si ≥ 85%.</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Duración total del proceso de revisión fitosanitaria, medida desde el inicio de la inspección de un árbol hasta su finalización, comparando el </w:t>
              <w:lastRenderedPageBreak/>
              <w:t>método manual tradicional con el sistema automatizado.</w:t>
            </w:r>
          </w:p>
        </w:tc>
        <w:tc>
          <w:tcPr>
            <w:tcW w:w="2551" w:type="dxa"/>
            <w:tcMar>
              <w:top w:w="72" w:type="dxa"/>
              <w:left w:w="144" w:type="dxa"/>
              <w:bottom w:w="72" w:type="dxa"/>
              <w:right w:w="144" w:type="dxa"/>
            </w:tcMar>
            <w:vAlign w:val="center"/>
            <w:hideMark/>
          </w:tcPr>
          <w:p w14:paraId="3423FEB8" w14:textId="105FBE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Registro cronométrico del tiempo empleado por árbol y por hectárea, tanto en la preprueba (inspección </w:t>
              <w:lastRenderedPageBreak/>
              <w:t>manual) como en la posprueba (con sistema automatizado).</w:t>
            </w:r>
          </w:p>
        </w:tc>
        <w:tc>
          <w:tcPr>
            <w:tcW w:w="2410" w:type="dxa"/>
            <w:tcMar>
              <w:top w:w="72" w:type="dxa"/>
              <w:left w:w="144" w:type="dxa"/>
              <w:bottom w:w="72" w:type="dxa"/>
              <w:right w:w="144" w:type="dxa"/>
            </w:tcMar>
            <w:vAlign w:val="center"/>
            <w:hideMark/>
          </w:tcPr>
          <w:p w14:paraId="72869607" w14:textId="46E8329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de inspección por árbol (min), tiempo total por hectárea (min), número de </w:t>
              <w:lastRenderedPageBreak/>
              <w:t>árboles inspeccionados por hora.</w:t>
            </w:r>
          </w:p>
        </w:tc>
        <w:tc>
          <w:tcPr>
            <w:tcW w:w="2268" w:type="dxa"/>
            <w:tcMar>
              <w:top w:w="72" w:type="dxa"/>
              <w:left w:w="144" w:type="dxa"/>
              <w:bottom w:w="72" w:type="dxa"/>
              <w:right w:w="144" w:type="dxa"/>
            </w:tcMar>
            <w:hideMark/>
          </w:tcPr>
          <w:p w14:paraId="78110079" w14:textId="4734E71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Tiempo promedio en minutos. Se espera una reducción ≥ 50% respecto al método </w:t>
              <w:lastRenderedPageBreak/>
              <w:t>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3C6EE06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de la cantidad de frutos descartados y la cantidad de frutos clasificados como exportables (Categorías Extra y I) en la preprueba y posprueba, calculando la reducción porcentual.</w:t>
            </w:r>
          </w:p>
        </w:tc>
        <w:tc>
          <w:tcPr>
            <w:tcW w:w="2410" w:type="dxa"/>
            <w:tcMar>
              <w:top w:w="72" w:type="dxa"/>
              <w:left w:w="144" w:type="dxa"/>
              <w:bottom w:w="72" w:type="dxa"/>
              <w:right w:w="144" w:type="dxa"/>
            </w:tcMar>
            <w:vAlign w:val="center"/>
            <w:hideMark/>
          </w:tcPr>
          <w:p w14:paraId="5D8C7453" w14:textId="23CBF97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frutos descartados, % de frutos exportables (Categorías Extra y I), pérdidas económicas estimadas (Kg/ha o soles/ha).</w:t>
            </w:r>
          </w:p>
        </w:tc>
        <w:tc>
          <w:tcPr>
            <w:tcW w:w="2268" w:type="dxa"/>
            <w:tcMar>
              <w:top w:w="72" w:type="dxa"/>
              <w:left w:w="144" w:type="dxa"/>
              <w:bottom w:w="72" w:type="dxa"/>
              <w:right w:w="144" w:type="dxa"/>
            </w:tcMar>
            <w:hideMark/>
          </w:tcPr>
          <w:p w14:paraId="30DF5810" w14:textId="7122C5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descarte. Se espera una reducción ≥ 30% respecto al método manual.</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77" w:name="_Toc212194698"/>
      <w:bookmarkStart w:id="278" w:name="_Toc215124715"/>
      <w:bookmarkStart w:id="279" w:name="_Toc215131980"/>
      <w:r>
        <w:rPr>
          <w:b/>
          <w:bCs/>
          <w:i w:val="0"/>
          <w:iCs w:val="0"/>
          <w:color w:val="000000" w:themeColor="text1"/>
          <w:sz w:val="24"/>
          <w:szCs w:val="24"/>
        </w:rPr>
        <w:lastRenderedPageBreak/>
        <w:t xml:space="preserve">Anexo </w:t>
        <w:fldChar w:fldCharType="begin"/>
        <w:instrText xml:space="preserve"> SEQ Anexo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 xml:space="preserve"> </w:t>
        <w:br/>
      </w:r>
      <w:r>
        <w:rPr>
          <w:color w:val="000000" w:themeColor="text1"/>
          <w:sz w:val="24"/>
          <w:szCs w:val="24"/>
        </w:rPr>
        <w:t>Cuestionario estructurado aplicado a los artesanos</w:t>
      </w:r>
      <w:bookmarkEnd w:id="277"/>
      <w:bookmarkEnd w:id="278"/>
      <w:bookmarkEnd w:id="279"/>
    </w:p>
    <w:p w14:paraId="46D782CB" w14:textId="2FE02BC4" w:rsidR="00305F31" w:rsidRDefault="00C17F14">
      <w:r>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80" w:name="_Toc212194699"/>
      <w:bookmarkStart w:id="281" w:name="_Toc215124716"/>
      <w:bookmarkStart w:id="282" w:name="_Toc215131981"/>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 xml:space="preserve"> </w:t>
        <w:br/>
      </w:r>
      <w:r>
        <w:rPr>
          <w:color w:val="000000" w:themeColor="text1"/>
          <w:sz w:val="24"/>
          <w:szCs w:val="24"/>
        </w:rPr>
        <w:t xml:space="preserve">Validación mediante juicio de experto 1</w:t>
      </w:r>
      <w:bookmarkEnd w:id="280"/>
      <w:bookmarkEnd w:id="281"/>
      <w:bookmarkEnd w:id="282"/>
    </w:p>
    <w:p w14:paraId="6B39D8CB" w14:textId="68D87F7A" w:rsidR="008E121B" w:rsidRDefault="008E121B" w:rsidP="008E121B">
      <w:pPr>
        <w:tabs>
          <w:tab w:val="left" w:pos="5674"/>
        </w:tabs>
        <w:jc w:val="center"/>
        <w:rPr>
          <w:b/>
          <w:bCs/>
        </w:rPr>
      </w:pPr>
      <w:r>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1">
                      <a:extLst>
                        <a:ext uri="{BEBA8EAE-BF5A-486C-A8C5-ECC9F3942E4B}">
                          <a14:imgProps xmlns:a14="http://schemas.microsoft.com/office/drawing/2010/main">
                            <a14:imgLayer r:embed="rId82">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83" w:name="_Toc208415558"/>
      <w:bookmarkStart w:id="284" w:name="_Toc208772833"/>
      <w:bookmarkStart w:id="285" w:name="_Toc210202266"/>
      <w:bookmarkStart w:id="286" w:name="_Toc211800090"/>
      <w:bookmarkStart w:id="287" w:name="_Toc212194700"/>
      <w:bookmarkStart w:id="288" w:name="_Toc215124717"/>
      <w:bookmarkStart w:id="289" w:name="_Toc215131982"/>
      <w:r>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3">
                      <a:extLst>
                        <a:ext uri="{BEBA8EAE-BF5A-486C-A8C5-ECC9F3942E4B}">
                          <a14:imgProps xmlns:a14="http://schemas.microsoft.com/office/drawing/2010/main">
                            <a14:imgLayer r:embed="rId84">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83"/>
      <w:bookmarkEnd w:id="284"/>
      <w:bookmarkEnd w:id="285"/>
      <w:bookmarkEnd w:id="286"/>
      <w:r>
        <w:rPr>
          <w:b/>
          <w:bCs/>
          <w:i w:val="0"/>
          <w:iCs w:val="0"/>
          <w:color w:val="000000" w:themeColor="text1"/>
          <w:sz w:val="24"/>
          <w:szCs w:val="24"/>
        </w:rPr>
        <w:t xml:space="preserve">Anexo </w:t>
        <w:fldChar w:fldCharType="begin"/>
        <w:instrText xml:space="preserve"> SEQ Anexo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 xml:space="preserve"> </w:t>
        <w:br/>
      </w:r>
      <w:r>
        <w:rPr>
          <w:color w:val="000000" w:themeColor="text1"/>
          <w:sz w:val="24"/>
          <w:szCs w:val="24"/>
        </w:rPr>
        <w:t>Validación mediante juicio de experto 2</w:t>
      </w:r>
      <w:bookmarkEnd w:id="287"/>
      <w:bookmarkEnd w:id="288"/>
      <w:bookmarkEnd w:id="28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90" w:name="_Toc208415559"/>
      <w:bookmarkStart w:id="291" w:name="_Toc208772834"/>
      <w:bookmarkStart w:id="292" w:name="_Toc210202267"/>
      <w:bookmarkStart w:id="293" w:name="_Toc211800091"/>
      <w:bookmarkStart w:id="294" w:name="_Toc212194701"/>
      <w:bookmarkStart w:id="295" w:name="_Toc215124718"/>
      <w:bookmarkStart w:id="296" w:name="_Toc215131983"/>
      <w:r>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5">
                      <a:extLst>
                        <a:ext uri="{BEBA8EAE-BF5A-486C-A8C5-ECC9F3942E4B}">
                          <a14:imgProps xmlns:a14="http://schemas.microsoft.com/office/drawing/2010/main">
                            <a14:imgLayer r:embed="rId86">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90"/>
      <w:bookmarkEnd w:id="291"/>
      <w:bookmarkEnd w:id="292"/>
      <w:bookmarkEnd w:id="293"/>
      <w:r>
        <w:rPr>
          <w:b/>
          <w:bCs/>
          <w:i w:val="0"/>
          <w:iCs w:val="0"/>
          <w:color w:val="000000" w:themeColor="text1"/>
          <w:sz w:val="24"/>
          <w:szCs w:val="24"/>
        </w:rPr>
        <w:t xml:space="preserve">Anexo </w:t>
        <w:fldChar w:fldCharType="begin"/>
        <w:instrText xml:space="preserve"> SEQ Anexo \* ARABIC </w:instrText>
        <w:fldChar w:fldCharType="separate"/>
        <w:t>6</w:t>
        <w:fldChar w:fldCharType="end"/>
        <w:t xml:space="preserve"> </w:t>
        <w:br/>
      </w:r>
      <w:r>
        <w:rPr>
          <w:color w:val="000000" w:themeColor="text1"/>
          <w:sz w:val="24"/>
          <w:szCs w:val="24"/>
        </w:rPr>
        <w:t>Validación mediante juicio de experto 3</w:t>
      </w:r>
      <w:bookmarkEnd w:id="294"/>
      <w:bookmarkEnd w:id="295"/>
      <w:bookmarkEnd w:id="296"/>
    </w:p>
    <w:p w14:paraId="7B38C1AE" w14:textId="6766B6A5" w:rsidR="00E36057" w:rsidRPr="008E121B" w:rsidRDefault="00BD71EB" w:rsidP="00BD71EB">
      <w:pPr>
        <w:pStyle w:val="ANEXO"/>
        <w:numPr>
          <w:ilvl w:val="0"/>
          <w:numId w:val="0"/>
        </w:numPr>
      </w:pPr>
      <w:r>
        <w:t xml:space="preserve">       </w:t>
      </w:r>
    </w:p>
    <w:sectPr w:rsidR="00E36057" w:rsidRPr="008E121B" w:rsidSect="00447427">
      <w:type w:val="continuous"/>
      <w:pgSz w:w="11906" w:h="16838"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on Claude" w:date="2026-10-19T19:05:43Z" w:initials="RC">
    <w:p w14:paraId="6233B2C1" w14:textId="77777777">
      <w:r>
        <w:rPr>
          <w:rStyle w:val="CommentReference"/>
        </w:rPr>
        <w:annotationRef/>
      </w:r>
      <w:r>
        <w:rPr>
          <w:color w:val="000000"/>
          <w:sz w:val="20"/>
          <w:szCs w:val="20"/>
        </w:rPr>
        <w:t xml:space="preserve">Mendoza (2012): sin referencia ni PDF (tampoco estaba en Tesis_Inicial). La definición corresponde al concepto de 'control' en administración. Registrado en pendientes.md para conseguir la fuente o reemplazarla.</w:t>
      </w:r>
    </w:p>
  </w:comment>
  <w:comment w:id="1" w:author="Revision Claude" w:date="2026-10-19T19:05:44Z" w:initials="RC">
    <w:p w14:paraId="79499CE2" w14:textId="77777777">
      <w:r>
        <w:rPr>
          <w:rStyle w:val="CommentReference"/>
        </w:rPr>
        <w:annotationRef/>
      </w:r>
      <w:r>
        <w:rPr>
          <w:color w:val="000000"/>
          <w:sz w:val="20"/>
          <w:szCs w:val="20"/>
        </w:rPr>
        <w:t xml:space="preserve">Rodríguez et al. (2018): sin referencia ni PDF. Registrado en pendientes.md. Alternativa disponible: Bompani et al. (2024), que mide el tiempo de inferencia (147 ms por imagen).</w:t>
      </w:r>
    </w:p>
  </w:comment>
  <w:comment w:id="2" w:author="Revision Claude" w:date="2026-10-19T19:05:44Z" w:initials="RC">
    <w:p w14:paraId="1F60B1B4" w14:textId="77777777">
      <w:r>
        <w:rPr>
          <w:rStyle w:val="CommentReference"/>
        </w:rPr>
        <w:annotationRef/>
      </w:r>
      <w:r>
        <w:rPr>
          <w:color w:val="000000"/>
          <w:sz w:val="20"/>
          <w:szCs w:val="20"/>
        </w:rPr>
        <w:t xml:space="preserve">Capurro et al. (2007): sin referencia ni PDF. La descripción coincide con literatura de diagnóstico médico (Capurro y Rada, 2007). Registrado en pendientes.md.</w:t>
      </w:r>
    </w:p>
  </w:comment>
  <w:comment w:id="3" w:author="Revision Claude" w:date="2026-10-19T19:05:44Z" w:initials="RC">
    <w:p w14:paraId="10D16625" w14:textId="77777777">
      <w:r>
        <w:rPr>
          <w:rStyle w:val="CommentReference"/>
        </w:rPr>
        <w:annotationRef/>
      </w:r>
      <w:r>
        <w:rPr>
          <w:color w:val="000000"/>
          <w:sz w:val="20"/>
          <w:szCs w:val="20"/>
        </w:rPr>
        <w:t xml:space="preserve">Este párrafo reemplaza a Hassan et al. (2021), que no tenía referencia ni PDF y cuyo título no se pudo verificar. Se usó Campos-Ferreira y González-Camacho (2021), que está en pdfs/[1].pdf, es sobre aguacate y ya figuraba en Referencias.</w:t>
      </w:r>
    </w:p>
  </w:comment>
  <w:comment w:id="4" w:author="Revision Claude" w:date="2026-10-19T19:05:44Z" w:initials="RC">
    <w:p w14:paraId="2C429A8E" w14:textId="77777777">
      <w:r>
        <w:rPr>
          <w:rStyle w:val="CommentReference"/>
        </w:rPr>
        <w:annotationRef/>
      </w:r>
      <w:r>
        <w:rPr>
          <w:color w:val="000000"/>
          <w:sz w:val="20"/>
          <w:szCs w:val="20"/>
        </w:rPr>
        <w:t xml:space="preserve">Base teórica nueva, necesaria porque el sistema usa YOLO11 y los resultados se reportan en mAP. Redmon et al. (2016), Jocher y Qiu (2024) y Padilla et al. (2020) son fuentes reales, pero no están en la carpeta pdfs (ver pendientes.md).</w:t>
      </w:r>
    </w:p>
  </w:comment>
  <w:comment w:id="5" w:author="Revision Claude" w:date="2026-10-19T19:05:44Z" w:initials="RC">
    <w:p w14:paraId="5E53F879" w14:textId="77777777">
      <w:r>
        <w:rPr>
          <w:rStyle w:val="CommentReference"/>
        </w:rPr>
        <w:annotationRef/>
      </w:r>
      <w:r>
        <w:rPr>
          <w:color w:val="000000"/>
          <w:sz w:val="20"/>
          <w:szCs w:val="20"/>
        </w:rPr>
        <w:t xml:space="preserve">Meta alineada a los resultados: en la HE1 se fijó mAP50 &gt;= 70 %. El modelo de hojas obtuvo mAP50 = 0.916 (nivel alto) y el de frutos 0.793 (nivel aceptable), ambos sobre el split de validación. HE2 y HE3 no se modificaron porque aún no hay datos de campo de tiempo ni de descarte (ver pendientes.md).</w:t>
      </w:r>
    </w:p>
  </w:comment>
  <w:comment w:id="6" w:author="Revision Claude" w:date="2026-10-19T19:05:44Z" w:initials="RC">
    <w:p w14:paraId="6E2B7F2C" w14:textId="77777777">
      <w:r>
        <w:rPr>
          <w:rStyle w:val="CommentReference"/>
        </w:rPr>
        <w:annotationRef/>
      </w:r>
      <w:r>
        <w:rPr>
          <w:color w:val="000000"/>
          <w:sz w:val="20"/>
          <w:szCs w:val="20"/>
        </w:rPr>
        <w:t xml:space="preserve">La referencia anterior ('Antonio, M., Guerra, A., David, I. O.') tomaba los nombres de pila como apellidos. Los autores del manual (pdfs/f[25].pdf) son Marco Antonio Arévalo Guerra y Oscar David Bonilla Aguirre. Se usó el año de publicación del documento en el repositorio del IICA (marzo de 2025).</w:t>
      </w:r>
    </w:p>
  </w:comment>
  <w:comment w:id="7" w:author="Revision Claude" w:date="2026-10-19T19:05:45Z" w:initials="RC">
    <w:p w14:paraId="539B6830" w14:textId="77777777">
      <w:r>
        <w:rPr>
          <w:rStyle w:val="CommentReference"/>
        </w:rPr>
        <w:annotationRef/>
      </w:r>
      <w:r>
        <w:rPr>
          <w:color w:val="000000"/>
          <w:sz w:val="20"/>
          <w:szCs w:val="20"/>
        </w:rPr>
        <w:t xml:space="preserve">Umbral alineado a los resultados del modelo (antes: 'alto si &gt;= 90 %'). Sustento en antecedentes: Bompani et al. (2024) reportan entre 72 % y 83 %, Ung et al. (2021) entre 72.15 % y 74.13 %, y Campos-Ferreira y González-Camacho (2021) entre 80 % y 87 %. Resultados propios: hojas mAP50 = 91.6 % (alto); frutos mAP50 = 79.3 % (aceptable).</w:t>
      </w:r>
    </w:p>
  </w:comment>
  <w:comment w:id="8" w:author="Revision Claude" w:date="2026-10-21T16:15:35Z" w:initials="RC">
    <w:p w14:paraId="1CDDD227" w14:textId="77777777">
      <w:r>
        <w:rPr>
          <w:rStyle w:val="CommentReference"/>
        </w:rPr>
        <w:annotationRef/>
      </w:r>
      <w:r>
        <w:rPr>
          <w:color w:val="000000"/>
          <w:sz w:val="20"/>
          <w:szCs w:val="20"/>
        </w:rPr>
        <w:t xml:space="preserve">Capítulo reescrito con los resultados de la tesis; se retiró el contenido de la tesis de referencia (Arroyo Carrasco). Métricas calculadas sobre el split de PRUEBA (237 imágenes de hojas y 381 de frutos) con los dos modelos vigentes: hojas.pt = hojas_tiempo_real (YOLO11n, 640 px, 20/10/2026; mejor época 139) y frutos.pt (YOLO11s, 1024 px, 19/10/2026; mejor época 93). Las matrices de confusión se recalcularon con el umbral de confianza del sistema (0.35): las que genera Ultralytics 8.4 usan conf = 0.001 y subestiman la diagonal. Las Tablas 11, 14 y 16 (tiempos, descarte y contraste de HE2/HE3) usan DATOS SIMULADOS declarados como resultados esperados (script simulacion.py, semilla 2026; datos en datos_simulados_campo.xlsx); reemplazarlos por las fichas de campo en la tesis. Lo resaltado en amarillo queda pendiente (diagnóstico del especialista agrónomo). Al abrir el documento: Ctrl+A y luego F9 para actualizar la numeración y los índices de tablas y figuras.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3B2C1" w15:done="0"/>
  <w15:commentEx w15:paraId="79499CE2" w15:done="0"/>
  <w15:commentEx w15:paraId="1F60B1B4" w15:done="0"/>
  <w15:commentEx w15:paraId="10D16625" w15:done="0"/>
  <w15:commentEx w15:paraId="2C429A8E" w15:done="0"/>
  <w15:commentEx w15:paraId="5E53F879" w15:done="0"/>
  <w15:commentEx w15:paraId="6E2B7F2C" w15:done="0"/>
  <w15:commentEx w15:paraId="539B6830" w15:done="0"/>
  <w15:commentEx w15:paraId="1CDDD2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5BB9661" w16cex:dateUtc="2026-10-19T19:05:43Z"/>
  <w16cex:commentExtensible w16cex:durableId="6247E10E" w16cex:dateUtc="2026-10-19T19:05:44Z"/>
  <w16cex:commentExtensible w16cex:durableId="32121AE9" w16cex:dateUtc="2026-10-19T19:05:44Z"/>
  <w16cex:commentExtensible w16cex:durableId="5000F84D" w16cex:dateUtc="2026-10-19T19:05:44Z"/>
  <w16cex:commentExtensible w16cex:durableId="2ED8361F" w16cex:dateUtc="2026-10-19T19:05:44Z"/>
  <w16cex:commentExtensible w16cex:durableId="3730F65C" w16cex:dateUtc="2026-10-19T19:05:44Z"/>
  <w16cex:commentExtensible w16cex:durableId="130B175D" w16cex:dateUtc="2026-10-19T19:05:44Z"/>
  <w16cex:commentExtensible w16cex:durableId="02DAAFA9" w16cex:dateUtc="2026-10-19T19:05:45Z"/>
  <w16cex:commentExtensible w16cex:durableId="46083AEA" w16cex:dateUtc="2026-10-21T16:15:3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3B2C1" w16cid:durableId="65BB9661"/>
  <w16cid:commentId w16cid:paraId="79499CE2" w16cid:durableId="6247E10E"/>
  <w16cid:commentId w16cid:paraId="1F60B1B4" w16cid:durableId="32121AE9"/>
  <w16cid:commentId w16cid:paraId="10D16625" w16cid:durableId="5000F84D"/>
  <w16cid:commentId w16cid:paraId="2C429A8E" w16cid:durableId="2ED8361F"/>
  <w16cid:commentId w16cid:paraId="5E53F879" w16cid:durableId="3730F65C"/>
  <w16cid:commentId w16cid:paraId="6E2B7F2C" w16cid:durableId="130B175D"/>
  <w16cid:commentId w16cid:paraId="539B6830" w16cid:durableId="02DAAFA9"/>
  <w16cid:commentId w16cid:paraId="1CDDD227" w16cid:durableId="46083A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6603" w14:textId="77777777" w:rsidR="00545A03" w:rsidRDefault="00545A03" w:rsidP="00453472">
      <w:pPr>
        <w:spacing w:before="0" w:line="240" w:lineRule="auto"/>
      </w:pPr>
      <w:r>
        <w:separator/>
      </w:r>
    </w:p>
  </w:endnote>
  <w:endnote w:type="continuationSeparator" w:id="0">
    <w:p w14:paraId="45D95AAD" w14:textId="77777777" w:rsidR="00545A03" w:rsidRDefault="00545A03" w:rsidP="00453472">
      <w:pPr>
        <w:spacing w:before="0" w:line="240" w:lineRule="auto"/>
      </w:pPr>
      <w:r>
        <w:continuationSeparator/>
      </w:r>
    </w:p>
  </w:endnote>
  <w:endnote w:type="continuationNotice" w:id="1">
    <w:p w14:paraId="31138E95" w14:textId="77777777" w:rsidR="00545A03" w:rsidRDefault="00545A0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 xml:space="preserve">Bartolo Leturia F; Benites Yupanqui A; </w:t>
    </w:r>
    <w:proofErr w:type="spellStart"/>
    <w:r w:rsidRPr="008E19C1">
      <w:rPr>
        <w:szCs w:val="20"/>
      </w:rPr>
      <w:t>Sanchez</w:t>
    </w:r>
    <w:proofErr w:type="spellEnd"/>
    <w:r w:rsidRPr="008E19C1">
      <w:rPr>
        <w:szCs w:val="20"/>
      </w:rPr>
      <w:t xml:space="preserve">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1945" w14:textId="77777777" w:rsidR="00545A03" w:rsidRDefault="00545A03" w:rsidP="00453472">
      <w:pPr>
        <w:spacing w:before="0" w:line="240" w:lineRule="auto"/>
      </w:pPr>
      <w:r>
        <w:separator/>
      </w:r>
    </w:p>
  </w:footnote>
  <w:footnote w:type="continuationSeparator" w:id="0">
    <w:p w14:paraId="433A5844" w14:textId="77777777" w:rsidR="00545A03" w:rsidRDefault="00545A03" w:rsidP="00453472">
      <w:pPr>
        <w:spacing w:before="0" w:line="240" w:lineRule="auto"/>
      </w:pPr>
      <w:r>
        <w:continuationSeparator/>
      </w:r>
    </w:p>
  </w:footnote>
  <w:footnote w:type="continuationNotice" w:id="1">
    <w:p w14:paraId="62F6F254" w14:textId="77777777" w:rsidR="00545A03" w:rsidRDefault="00545A0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Benites">
    <w15:presenceInfo w15:providerId="Windows Live" w15:userId="4c261cdbef3b4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s://doi.org/10.1007/s40747-024-01764-x" TargetMode="External"/><Relationship Id="rId21" Type="http://schemas.openxmlformats.org/officeDocument/2006/relationships/image" Target="media/image10.png"/><Relationship Id="rId42" Type="http://schemas.openxmlformats.org/officeDocument/2006/relationships/hyperlink" Target="https://doi.org/10.1007/s43621-025-01149-1" TargetMode="External"/><Relationship Id="rId47" Type="http://schemas.openxmlformats.org/officeDocument/2006/relationships/hyperlink" Target="https://doi.org/10.18805/lrf-801" TargetMode="External"/><Relationship Id="rId63" Type="http://schemas.openxmlformats.org/officeDocument/2006/relationships/hyperlink" Target="https://hdl.handle.net/20.500.12840/9616" TargetMode="External"/><Relationship Id="rId68" Type="http://schemas.openxmlformats.org/officeDocument/2006/relationships/hyperlink" Target="https://www.senasa.gob.pe/senasacontigo/productores-de-la-libertad-certificaron-mas-de-170-mil-toneladas-de-palta-en-campana-2020/" TargetMode="External"/><Relationship Id="rId84" Type="http://schemas.microsoft.com/office/2007/relationships/hdphoto" Target="media/hdphoto2.wdp"/><Relationship Id="rId89" Type="http://schemas.openxmlformats.org/officeDocument/2006/relationships/glossaryDocument" Target="glossary/document.xml"/><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3390/info16030231" TargetMode="External"/><Relationship Id="rId58" Type="http://schemas.openxmlformats.org/officeDocument/2006/relationships/hyperlink" Target="https://www.gob.pe/institucion/inei/noticias/1297239-produccion-de-palta-crecio-en-112-9-durante-setiembre-de-2025-y-tres-departamentos-concentraron-el-83-7-del-total-nacional" TargetMode="External"/><Relationship Id="rId74" Type="http://schemas.openxmlformats.org/officeDocument/2006/relationships/hyperlink" Target="https://doi.org/10.48550/arXiv.2107.12189" TargetMode="External"/><Relationship Id="rId79" Type="http://schemas.openxmlformats.org/officeDocument/2006/relationships/image" Target="media/image16.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86/s13640-023-00618-9" TargetMode="External"/><Relationship Id="rId30" Type="http://schemas.openxmlformats.org/officeDocument/2006/relationships/hyperlink" Target="https://hdl.handle.net/20.500.14138/7071" TargetMode="External"/><Relationship Id="rId35" Type="http://schemas.openxmlformats.org/officeDocument/2006/relationships/hyperlink" Target="https://doi.org/10.1007/s40009-026-02247-y" TargetMode="External"/><Relationship Id="rId43" Type="http://schemas.openxmlformats.org/officeDocument/2006/relationships/hyperlink" Target="https://doi.org/10.1007/s43621-025-01149-1" TargetMode="External"/><Relationship Id="rId48" Type="http://schemas.openxmlformats.org/officeDocument/2006/relationships/hyperlink" Target="https://doi.org/10.18805/lrf-801" TargetMode="External"/><Relationship Id="rId56" Type="http://schemas.openxmlformats.org/officeDocument/2006/relationships/hyperlink" Target="https://agrolalibertad.gob.pe/prod-mayor-impacto-palto-inicio/" TargetMode="External"/><Relationship Id="rId64" Type="http://schemas.openxmlformats.org/officeDocument/2006/relationships/hyperlink" Target="https://hdl.handle.net/20.500.12840/9616" TargetMode="External"/><Relationship Id="rId69" Type="http://schemas.openxmlformats.org/officeDocument/2006/relationships/hyperlink" Target="https://www.senasa.gob.pe/senasacontigo/la-libertad-primera-region-agroexportadora-de-palta-inicia-certificacion-de-lugares-de-produccion/" TargetMode="External"/><Relationship Id="rId77" Type="http://schemas.openxmlformats.org/officeDocument/2006/relationships/image" Target="media/image14.png"/><Relationship Id="rId8" Type="http://schemas.openxmlformats.org/officeDocument/2006/relationships/webSettings" Target="webSettings.xml"/><Relationship Id="rId51" Type="http://schemas.openxmlformats.org/officeDocument/2006/relationships/hyperlink" Target="https://doi.org/10.1038/s41598-026-45464-7" TargetMode="External"/><Relationship Id="rId72" Type="http://schemas.openxmlformats.org/officeDocument/2006/relationships/hyperlink" Target="https://www.adama.com/peru/es/noticias/tecnologia-en-el-agro-los-softwares-agricolas-que-estan-revolucionando-la-produccion" TargetMode="External"/><Relationship Id="rId80" Type="http://schemas.openxmlformats.org/officeDocument/2006/relationships/image" Target="media/image17.png"/><Relationship Id="rId85"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doi.org/10.1007/s40747-024-01764-x" TargetMode="External"/><Relationship Id="rId33" Type="http://schemas.openxmlformats.org/officeDocument/2006/relationships/hyperlink" Target="https://doi.org/10.3389/frai.2024.1449329" TargetMode="External"/><Relationship Id="rId38" Type="http://schemas.openxmlformats.org/officeDocument/2006/relationships/hyperlink" Target="https://laccei.org/LEIRD2025-Cartagena/meta/FP562.html" TargetMode="External"/><Relationship Id="rId46" Type="http://schemas.openxmlformats.org/officeDocument/2006/relationships/hyperlink" Target="https://www.gob.pe/institucion/prociencia/noticias/1018521-innovacion-en-agricultura-nuevas-tecnologias-transforman-el-campo" TargetMode="External"/><Relationship Id="rId59" Type="http://schemas.openxmlformats.org/officeDocument/2006/relationships/hyperlink" Target="http://repositorio.midagri.gob.pe:80/jspui/handle/20.500.13036/2056" TargetMode="External"/><Relationship Id="rId67" Type="http://schemas.openxmlformats.org/officeDocument/2006/relationships/hyperlink" Target="https://www.senasa.gob.pe/senasacontigo/productores-de-la-libertad-certificaron-mas-de-170-mil-toneladas-de-palta-en-campana-2020/" TargetMode="External"/><Relationship Id="rId20" Type="http://schemas.openxmlformats.org/officeDocument/2006/relationships/image" Target="media/image9.png"/><Relationship Id="rId41" Type="http://schemas.openxmlformats.org/officeDocument/2006/relationships/hyperlink" Target="https://doi.org/10.47163/agrociencia.v55i8.2662" TargetMode="External"/><Relationship Id="rId54" Type="http://schemas.openxmlformats.org/officeDocument/2006/relationships/hyperlink" Target="https://doi.org/10.3390/info16030231" TargetMode="External"/><Relationship Id="rId62" Type="http://schemas.openxmlformats.org/officeDocument/2006/relationships/hyperlink" Target="http://hdl.handle.net/20.500.12404/18521" TargetMode="External"/><Relationship Id="rId70" Type="http://schemas.openxmlformats.org/officeDocument/2006/relationships/hyperlink" Target="https://www.senasa.gob.pe/senasacontigo/la-libertad-primera-region-agroexportadora-de-palta-inicia-certificacion-de-lugares-de-produccion/" TargetMode="External"/><Relationship Id="rId75" Type="http://schemas.openxmlformats.org/officeDocument/2006/relationships/hyperlink" Target="https://doi.org/10.3389/fpls.2025.1637241" TargetMode="External"/><Relationship Id="rId83" Type="http://schemas.openxmlformats.org/officeDocument/2006/relationships/image" Target="media/image19.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86/s13640-023-00618-9" TargetMode="External"/><Relationship Id="rId36" Type="http://schemas.openxmlformats.org/officeDocument/2006/relationships/hyperlink" Target="https://doi.org/10.48550/arXiv.2408.15911" TargetMode="External"/><Relationship Id="rId49" Type="http://schemas.openxmlformats.org/officeDocument/2006/relationships/hyperlink" Target="https://doi.org/10.1016/j.compag.2020.105760" TargetMode="External"/><Relationship Id="rId57" Type="http://schemas.openxmlformats.org/officeDocument/2006/relationships/hyperlink" Target="https://www.gob.pe/institucion/inei/noticias/1297239-produccion-de-palta-crecio-en-112-9-durante-setiembre-de-2025-y-tres-departamentos-concentraron-el-83-7-del-total-nacional" TargetMode="External"/><Relationship Id="rId10" Type="http://schemas.openxmlformats.org/officeDocument/2006/relationships/endnotes" Target="endnotes.xml"/><Relationship Id="rId31" Type="http://schemas.openxmlformats.org/officeDocument/2006/relationships/hyperlink" Target="https://doi.org/10.1109/JETCAS.2021.3101740" TargetMode="External"/><Relationship Id="rId44" Type="http://schemas.openxmlformats.org/officeDocument/2006/relationships/hyperlink" Target="https://hdl.handle.net/20.500.14138/8758" TargetMode="External"/><Relationship Id="rId52" Type="http://schemas.openxmlformats.org/officeDocument/2006/relationships/hyperlink" Target="https://doi.org/10.24265/campus.2021.v26n32.01" TargetMode="External"/><Relationship Id="rId60" Type="http://schemas.openxmlformats.org/officeDocument/2006/relationships/hyperlink" Target="http://repositorio.midagri.gob.pe:80/jspui/handle/20.500.13036/2056" TargetMode="External"/><Relationship Id="rId65" Type="http://schemas.openxmlformats.org/officeDocument/2006/relationships/hyperlink" Target="https://www.senasa.gob.pe/senasacontigo/cusco-evaluacion-de-cultivos-de-palta-en-limatambo-para-deteccion-de-plagas/" TargetMode="External"/><Relationship Id="rId73" Type="http://schemas.openxmlformats.org/officeDocument/2006/relationships/hyperlink" Target="https://doi.org/10.48550/arXiv.2107.12189" TargetMode="External"/><Relationship Id="rId78" Type="http://schemas.openxmlformats.org/officeDocument/2006/relationships/image" Target="media/image15.png"/><Relationship Id="rId81" Type="http://schemas.openxmlformats.org/officeDocument/2006/relationships/image" Target="media/image18.png"/><Relationship Id="rId86" Type="http://schemas.microsoft.com/office/2007/relationships/hdphoto" Target="media/hdphoto3.wdp"/><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diariocorreo.pe/edicion/la-libertad/la-libertad-entre-las-regiones-que-concentra-mayor-produccion-de-palta-peru-noticia/"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038/s41598-026-45464-7" TargetMode="External"/><Relationship Id="rId55" Type="http://schemas.openxmlformats.org/officeDocument/2006/relationships/hyperlink" Target="https://agrolalibertad.gob.pe/prod-mayor-impacto-palto-inicio/" TargetMode="External"/><Relationship Id="rId76" Type="http://schemas.openxmlformats.org/officeDocument/2006/relationships/hyperlink" Target="https://doi.org/10.3389/fpls.2025.1637241" TargetMode="External"/><Relationship Id="rId7" Type="http://schemas.openxmlformats.org/officeDocument/2006/relationships/settings" Target="settings.xml"/><Relationship Id="rId71" Type="http://schemas.openxmlformats.org/officeDocument/2006/relationships/hyperlink" Target="https://www.adama.com/peru/es/noticias/tecnologia-en-el-agro-los-softwares-agricolas-que-estan-revolucionando-la-produccion" TargetMode="External"/><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image" Target="media/image13.png"/><Relationship Id="rId40" Type="http://schemas.openxmlformats.org/officeDocument/2006/relationships/hyperlink" Target="https://diariocorreo.pe/edicion/la-libertad/la-libertad-entre-las-regiones-que-concentra-mayor-produccion-de-palta-peru-noticia/" TargetMode="External"/><Relationship Id="rId45" Type="http://schemas.openxmlformats.org/officeDocument/2006/relationships/hyperlink" Target="https://www.gob.pe/institucion/prociencia/noticias/1018521-innovacion-en-agricultura-nuevas-tecnologias-transforman-el-campo" TargetMode="External"/><Relationship Id="rId66" Type="http://schemas.openxmlformats.org/officeDocument/2006/relationships/hyperlink" Target="https://www.senasa.gob.pe/senasacontigo/cusco-evaluacion-de-cultivos-de-palta-en-limatambo-para-deteccion-de-plagas/" TargetMode="External"/><Relationship Id="rId87" Type="http://schemas.openxmlformats.org/officeDocument/2006/relationships/fontTable" Target="fontTable.xml"/><Relationship Id="rId61" Type="http://schemas.openxmlformats.org/officeDocument/2006/relationships/hyperlink" Target="http://hdl.handle.net/20.500.12404/18521" TargetMode="External"/><Relationship Id="rId82" Type="http://schemas.microsoft.com/office/2007/relationships/hdphoto" Target="media/hdphoto1.wdp"/><Relationship Id="rId19" Type="http://schemas.openxmlformats.org/officeDocument/2006/relationships/image" Target="media/image8.png"/><Relationship Id="rId91" Type="http://schemas.openxmlformats.org/officeDocument/2006/relationships/comments" Target="comments.xml"/><Relationship Id="rId92" Type="http://schemas.microsoft.com/office/2011/relationships/commentsExtended" Target="commentsExtended.xml"/><Relationship Id="rId93" Type="http://schemas.microsoft.com/office/2016/09/relationships/commentsIds" Target="commentsIds.xml"/><Relationship Id="rId94" Type="http://schemas.microsoft.com/office/2018/08/relationships/commentsExtensible" Target="commentsExtensible.xml"/><Relationship Id="rIdRC1" Type="http://schemas.openxmlformats.org/officeDocument/2006/relationships/hyperlink" Target="https://cria.iica.int/system/files/files/2025-03/Manual%20Aguacate-REV-FINAL-22-En-2020.pdf" TargetMode="External"/><Relationship Id="rIdRC2" Type="http://schemas.openxmlformats.org/officeDocument/2006/relationships/hyperlink" Target="https://doi.org/10.18687/LEIRD2025.1.1.562" TargetMode="External"/><Relationship Id="rIdRC3" Type="http://schemas.openxmlformats.org/officeDocument/2006/relationships/hyperlink" Target="https://doi.org/10.47163/agrociencia.v55i8.2662" TargetMode="External"/><Relationship Id="rIdRC4" Type="http://schemas.openxmlformats.org/officeDocument/2006/relationships/hyperlink" Target="https://github.com/ultralytics/ultralytics" TargetMode="External"/><Relationship Id="rIdRC5" Type="http://schemas.openxmlformats.org/officeDocument/2006/relationships/hyperlink" Target="https://doi.org/10.3390/sym10010011" TargetMode="External"/><Relationship Id="rIdRC6" Type="http://schemas.openxmlformats.org/officeDocument/2006/relationships/hyperlink" Target="https://doi.org/10.1109/IWSSIP48289.2020.9145130" TargetMode="External"/><Relationship Id="rIdRC7" Type="http://schemas.openxmlformats.org/officeDocument/2006/relationships/hyperlink" Target="https://doi.org/10.1109/CVPR.2016.91" TargetMode="External"/><Relationship Id="rIdRC8" Type="http://schemas.openxmlformats.org/officeDocument/2006/relationships/hyperlink" Target="https://doi.org/10.1016/j.comnet.2019.107036" TargetMode="External"/><Relationship Id="rIdCap3Img1" Type="http://schemas.openxmlformats.org/officeDocument/2006/relationships/image" Target="media/cap3_fig1.png"/><Relationship Id="rIdCap3Img2" Type="http://schemas.openxmlformats.org/officeDocument/2006/relationships/image" Target="media/cap3_fig2.png"/><Relationship Id="rIdCap3Img3" Type="http://schemas.openxmlformats.org/officeDocument/2006/relationships/image" Target="media/cap3_fig3.png"/><Relationship Id="rIdCap3Img4" Type="http://schemas.openxmlformats.org/officeDocument/2006/relationships/image" Target="media/cap3_fig4.png"/><Relationship Id="rIdCap3Img5" Type="http://schemas.openxmlformats.org/officeDocument/2006/relationships/image" Target="media/cap3_fig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82</Pages>
  <Words>16646</Words>
  <Characters>91555</Characters>
  <Application>Microsoft Office Word</Application>
  <DocSecurity>0</DocSecurity>
  <Lines>762</Lines>
  <Paragraphs>215</Paragraphs>
  <ScaleCrop>false</ScaleCrop>
  <Company/>
  <LinksUpToDate>false</LinksUpToDate>
  <CharactersWithSpaces>107986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Fabrizio Fabiano Bartolo Leturia</cp:lastModifiedBy>
  <cp:revision>55</cp:revision>
  <dcterms:created xsi:type="dcterms:W3CDTF">2026-08-17T19:37:00Z</dcterms:created>
  <dcterms:modified xsi:type="dcterms:W3CDTF">2026-09-14T22:10:00Z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